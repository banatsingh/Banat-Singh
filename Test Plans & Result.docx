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322" w:after="322"/>
      </w:pPr>
      <w:r>
        <w:rPr>
          <w:rFonts w:ascii="Aptos Display" w:cs="Aptos Display" w:hAnsi="Aptos Display" w:eastAsia="Aptos Display"/>
          <w:b w:val="1"/>
          <w:bCs w:val="1"/>
          <w:sz w:val="48"/>
          <w:szCs w:val="48"/>
          <w:rtl w:val="0"/>
          <w:lang w:val="en-US"/>
        </w:rPr>
        <w:t>Test Plan &amp; Results</w:t>
      </w:r>
    </w:p>
    <w:p>
      <w:pPr>
        <w:pStyle w:val="Heading 3"/>
        <w:spacing w:before="281" w:after="281"/>
      </w:pPr>
      <w:r>
        <w:rPr>
          <w:rFonts w:ascii="Aptos Display" w:cs="Aptos Display" w:hAnsi="Aptos Display" w:eastAsia="Aptos Display"/>
          <w:b w:val="1"/>
          <w:bCs w:val="1"/>
          <w:rtl w:val="0"/>
        </w:rPr>
        <w:t>1. Test Plan</w:t>
      </w:r>
    </w:p>
    <w:tbl>
      <w:tblPr>
        <w:tblW w:w="96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90"/>
        <w:gridCol w:w="3549"/>
        <w:gridCol w:w="4581"/>
      </w:tblGrid>
      <w:tr>
        <w:tblPrEx>
          <w:shd w:val="clear" w:color="auto" w:fill="cad1d7"/>
        </w:tblPrEx>
        <w:trPr>
          <w:trHeight w:val="260" w:hRule="atLeast"/>
        </w:trPr>
        <w:tc>
          <w:tcPr>
            <w:tcW w:type="dxa" w:w="149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8"/>
                <w:szCs w:val="18"/>
                <w:shd w:val="nil" w:color="auto" w:fill="auto"/>
                <w:rtl w:val="0"/>
                <w:lang w:val="en-US"/>
                <w14:textOutline w14:w="12700" w14:cap="flat">
                  <w14:noFill/>
                  <w14:miter w14:lim="400000"/>
                </w14:textOutline>
              </w:rPr>
              <w:t>Test</w:t>
            </w:r>
          </w:p>
        </w:tc>
        <w:tc>
          <w:tcPr>
            <w:tcW w:type="dxa" w:w="35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8"/>
                <w:szCs w:val="18"/>
                <w:shd w:val="nil" w:color="auto" w:fill="auto"/>
                <w:rtl w:val="0"/>
                <w:lang w:val="en-US"/>
                <w14:textOutline w14:w="12700" w14:cap="flat">
                  <w14:noFill/>
                  <w14:miter w14:lim="400000"/>
                </w14:textOutline>
              </w:rPr>
              <w:t>Method</w:t>
            </w:r>
          </w:p>
        </w:tc>
        <w:tc>
          <w:tcPr>
            <w:tcW w:type="dxa" w:w="45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8"/>
                <w:szCs w:val="18"/>
                <w:shd w:val="nil" w:color="auto" w:fill="auto"/>
                <w:rtl w:val="0"/>
                <w:lang w:val="en-US"/>
                <w14:textOutline w14:w="12700" w14:cap="flat">
                  <w14:noFill/>
                  <w14:miter w14:lim="400000"/>
                </w14:textOutline>
              </w:rPr>
              <w:t>Expected Result</w:t>
            </w:r>
          </w:p>
        </w:tc>
      </w:tr>
      <w:tr>
        <w:tblPrEx>
          <w:shd w:val="clear" w:color="auto" w:fill="cad1d7"/>
        </w:tblPrEx>
        <w:trPr>
          <w:trHeight w:val="680" w:hRule="atLeast"/>
        </w:trPr>
        <w:tc>
          <w:tcPr>
            <w:tcW w:type="dxa" w:w="149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8"/>
                <w:szCs w:val="18"/>
                <w:shd w:val="nil" w:color="auto" w:fill="auto"/>
                <w:rtl w:val="0"/>
                <w:lang w:val="en-US"/>
                <w14:textOutline w14:w="12700" w14:cap="flat">
                  <w14:noFill/>
                  <w14:miter w14:lim="400000"/>
                </w14:textOutline>
              </w:rPr>
              <w:t>Motion Trigger (Hardware/Logic)</w:t>
            </w:r>
          </w:p>
        </w:tc>
        <w:tc>
          <w:tcPr>
            <w:tcW w:type="dxa" w:w="35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8"/>
                <w:szCs w:val="18"/>
                <w:shd w:val="nil" w:color="auto" w:fill="auto"/>
                <w:rtl w:val="0"/>
                <w:lang w:val="en-US"/>
                <w14:textOutline w14:w="12700" w14:cap="flat">
                  <w14:noFill/>
                  <w14:miter w14:lim="400000"/>
                </w14:textOutline>
              </w:rPr>
              <w:t>Walk past the robot at a normal walking pace from approximately 2 meters away.</w:t>
            </w:r>
          </w:p>
        </w:tc>
        <w:tc>
          <w:tcPr>
            <w:tcW w:type="dxa" w:w="45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8"/>
                <w:szCs w:val="18"/>
                <w:shd w:val="nil" w:color="auto" w:fill="auto"/>
                <w:rtl w:val="0"/>
                <w:lang w:val="en-US"/>
                <w14:textOutline w14:w="12700" w14:cap="flat">
                  <w14:noFill/>
                  <w14:miter w14:lim="400000"/>
                </w14:textOutline>
              </w:rPr>
              <w:t>The PIR sensor detects the movement, triggering the ESP32 to immediately open the eyelids and begin the left-right scanning sequence.</w:t>
            </w:r>
          </w:p>
        </w:tc>
      </w:tr>
      <w:tr>
        <w:tblPrEx>
          <w:shd w:val="clear" w:color="auto" w:fill="cad1d7"/>
        </w:tblPrEx>
        <w:trPr>
          <w:trHeight w:val="680" w:hRule="atLeast"/>
        </w:trPr>
        <w:tc>
          <w:tcPr>
            <w:tcW w:type="dxa" w:w="149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8"/>
                <w:szCs w:val="18"/>
                <w:shd w:val="nil" w:color="auto" w:fill="auto"/>
                <w:rtl w:val="0"/>
                <w:lang w:val="en-US"/>
                <w14:textOutline w14:w="12700" w14:cap="flat">
                  <w14:noFill/>
                  <w14:miter w14:lim="400000"/>
                </w14:textOutline>
              </w:rPr>
              <w:t>Audio Interrupt (Hardware/Logic)</w:t>
            </w:r>
          </w:p>
        </w:tc>
        <w:tc>
          <w:tcPr>
            <w:tcW w:type="dxa" w:w="35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8"/>
                <w:szCs w:val="18"/>
                <w:shd w:val="nil" w:color="auto" w:fill="auto"/>
                <w:rtl w:val="0"/>
                <w:lang w:val="en-US"/>
                <w14:textOutline w14:w="12700" w14:cap="flat">
                  <w14:noFill/>
                  <w14:miter w14:lim="400000"/>
                </w14:textOutline>
              </w:rPr>
              <w:t>Clap hands or speak loudly while the robot is actively scanning the room.</w:t>
            </w:r>
          </w:p>
        </w:tc>
        <w:tc>
          <w:tcPr>
            <w:tcW w:type="dxa" w:w="45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8"/>
                <w:szCs w:val="18"/>
                <w:shd w:val="nil" w:color="auto" w:fill="auto"/>
                <w:rtl w:val="0"/>
                <w:lang w:val="en-US"/>
                <w14:textOutline w14:w="12700" w14:cap="flat">
                  <w14:noFill/>
                  <w14:miter w14:lim="400000"/>
                </w14:textOutline>
              </w:rPr>
              <w:t>The sound sensor picks up the spike, temporarily pausing the eye sweep to turn the head servo and pulse the NeoPixels bright green.</w:t>
            </w:r>
          </w:p>
        </w:tc>
      </w:tr>
      <w:tr>
        <w:tblPrEx>
          <w:shd w:val="clear" w:color="auto" w:fill="cad1d7"/>
        </w:tblPrEx>
        <w:trPr>
          <w:trHeight w:val="680" w:hRule="atLeast"/>
        </w:trPr>
        <w:tc>
          <w:tcPr>
            <w:tcW w:type="dxa" w:w="149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8"/>
                <w:szCs w:val="18"/>
                <w:shd w:val="nil" w:color="auto" w:fill="auto"/>
                <w:rtl w:val="0"/>
                <w:lang w:val="en-US"/>
                <w14:textOutline w14:w="12700" w14:cap="flat">
                  <w14:noFill/>
                  <w14:miter w14:lim="400000"/>
                </w14:textOutline>
              </w:rPr>
              <w:t>Idle Timeout (Logic)</w:t>
            </w:r>
          </w:p>
        </w:tc>
        <w:tc>
          <w:tcPr>
            <w:tcW w:type="dxa" w:w="35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8"/>
                <w:szCs w:val="18"/>
                <w:shd w:val="nil" w:color="auto" w:fill="auto"/>
                <w:rtl w:val="0"/>
                <w:lang w:val="en-US"/>
                <w14:textOutline w14:w="12700" w14:cap="flat">
                  <w14:noFill/>
                  <w14:miter w14:lim="400000"/>
                </w14:textOutline>
              </w:rPr>
              <w:t>Leave the room entirely and time the robot</w:t>
            </w:r>
            <w:r>
              <w:rPr>
                <w:rFonts w:ascii="Aptos Display" w:cs="Aptos Display" w:hAnsi="Aptos Display" w:eastAsia="Aptos Display"/>
                <w:sz w:val="18"/>
                <w:szCs w:val="18"/>
                <w:shd w:val="nil" w:color="auto" w:fill="auto"/>
                <w:rtl w:val="0"/>
                <w:lang w:val="en-US"/>
                <w14:textOutline w14:w="12700" w14:cap="flat">
                  <w14:noFill/>
                  <w14:miter w14:lim="400000"/>
                </w14:textOutline>
              </w:rPr>
              <w:t>’</w:t>
            </w:r>
            <w:r>
              <w:rPr>
                <w:rFonts w:ascii="Aptos Display" w:cs="Aptos Display" w:hAnsi="Aptos Display" w:eastAsia="Aptos Display"/>
                <w:sz w:val="18"/>
                <w:szCs w:val="18"/>
                <w:shd w:val="nil" w:color="auto" w:fill="auto"/>
                <w:rtl w:val="0"/>
                <w:lang w:val="en-US"/>
                <w14:textOutline w14:w="12700" w14:cap="flat">
                  <w14:noFill/>
                  <w14:miter w14:lim="400000"/>
                </w14:textOutline>
              </w:rPr>
              <w:t>s behavior with a stopwatch.</w:t>
            </w:r>
          </w:p>
        </w:tc>
        <w:tc>
          <w:tcPr>
            <w:tcW w:type="dxa" w:w="45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8"/>
                <w:szCs w:val="18"/>
                <w:shd w:val="nil" w:color="auto" w:fill="auto"/>
                <w:rtl w:val="0"/>
                <w:lang w:val="en-US"/>
                <w14:textOutline w14:w="12700" w14:cap="flat">
                  <w14:noFill/>
                  <w14:miter w14:lim="400000"/>
                </w14:textOutline>
              </w:rPr>
              <w:t>After exactly 60 seconds of no PIR activity, the NeoPixels shut off and the servos quietly reset to their centered/closed resting positions.</w:t>
            </w:r>
          </w:p>
        </w:tc>
      </w:tr>
      <w:tr>
        <w:tblPrEx>
          <w:shd w:val="clear" w:color="auto" w:fill="cad1d7"/>
        </w:tblPrEx>
        <w:trPr>
          <w:trHeight w:val="680" w:hRule="atLeast"/>
        </w:trPr>
        <w:tc>
          <w:tcPr>
            <w:tcW w:type="dxa" w:w="149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8"/>
                <w:szCs w:val="18"/>
                <w:shd w:val="nil" w:color="auto" w:fill="auto"/>
                <w:rtl w:val="0"/>
                <w:lang w:val="en-US"/>
                <w14:textOutline w14:w="12700" w14:cap="flat">
                  <w14:noFill/>
                  <w14:miter w14:lim="400000"/>
                </w14:textOutline>
              </w:rPr>
              <w:t>Intuitive Interaction (Usability)</w:t>
            </w:r>
          </w:p>
        </w:tc>
        <w:tc>
          <w:tcPr>
            <w:tcW w:type="dxa" w:w="35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8"/>
                <w:szCs w:val="18"/>
                <w:shd w:val="nil" w:color="auto" w:fill="auto"/>
                <w:rtl w:val="0"/>
                <w:lang w:val="en-US"/>
                <w14:textOutline w14:w="12700" w14:cap="flat">
                  <w14:noFill/>
                  <w14:miter w14:lim="400000"/>
                </w14:textOutline>
              </w:rPr>
              <w:t>Invite a user into the room without explaining how the robot works, simply asking them to "explore the piece."</w:t>
            </w:r>
          </w:p>
        </w:tc>
        <w:tc>
          <w:tcPr>
            <w:tcW w:type="dxa" w:w="45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8"/>
                <w:szCs w:val="18"/>
                <w:shd w:val="nil" w:color="auto" w:fill="auto"/>
                <w:rtl w:val="0"/>
                <w:lang w:val="en-US"/>
                <w14:textOutline w14:w="12700" w14:cap="flat">
                  <w14:noFill/>
                  <w14:miter w14:lim="400000"/>
                </w14:textOutline>
              </w:rPr>
              <w:t>The user should naturally realize that their physical presence wakes the robot, and they should eventually discover that it responds to sound.</w:t>
            </w:r>
          </w:p>
        </w:tc>
      </w:tr>
    </w:tbl>
    <w:p>
      <w:pPr>
        <w:pStyle w:val="Heading 3"/>
        <w:widowControl w:val="0"/>
        <w:spacing w:before="281" w:after="281" w:line="240" w:lineRule="auto"/>
      </w:pPr>
    </w:p>
    <w:p>
      <w:pPr>
        <w:pStyle w:val="Default"/>
        <w:spacing w:before="0" w:line="240" w:lineRule="auto"/>
        <w:rPr>
          <w:ins w:id="0" w:date="2026-04-20T00:37:00Z" w:author="Banat Singh"/>
          <w:rFonts w:ascii="Helvetica" w:cs="Helvetica" w:hAnsi="Helvetica" w:eastAsia="Helvetica"/>
        </w:rPr>
      </w:pPr>
    </w:p>
    <w:p>
      <w:pPr>
        <w:pStyle w:val="Default"/>
        <w:spacing w:before="0" w:line="240" w:lineRule="auto"/>
        <w:rPr>
          <w:rFonts w:ascii="Helvetica" w:cs="Helvetica" w:hAnsi="Helvetica" w:eastAsia="Helvetica"/>
        </w:rPr>
      </w:pPr>
    </w:p>
    <w:p>
      <w:pPr>
        <w:pStyle w:val="Body A"/>
      </w:pPr>
    </w:p>
    <w:p>
      <w:pPr>
        <w:pStyle w:val="Heading 3"/>
        <w:spacing w:before="281" w:after="281"/>
      </w:pPr>
      <w:r>
        <w:rPr>
          <w:rFonts w:ascii="Aptos Display" w:cs="Aptos Display" w:hAnsi="Aptos Display" w:eastAsia="Aptos Display"/>
          <w:b w:val="1"/>
          <w:bCs w:val="1"/>
          <w:rtl w:val="0"/>
          <w:lang w:val="de-DE"/>
        </w:rPr>
        <w:t>2. User Testing</w:t>
      </w:r>
    </w:p>
    <w:p>
      <w:pPr>
        <w:pStyle w:val="List Paragraph"/>
        <w:numPr>
          <w:ilvl w:val="0"/>
          <w:numId w:val="2"/>
        </w:numPr>
        <w:bidi w:val="0"/>
        <w:spacing w:after="0"/>
        <w:ind w:right="0"/>
        <w:jc w:val="left"/>
        <w:rPr>
          <w:i w:val="1"/>
          <w:iCs w:val="1"/>
          <w:outline w:val="0"/>
          <w:color w:val="7f7f7f"/>
          <w:rtl w:val="0"/>
          <w:lang w:val="en-US"/>
          <w14:textFill>
            <w14:solidFill>
              <w14:srgbClr w14:val="7F7F7F"/>
            </w14:solidFill>
          </w14:textFill>
        </w:rPr>
      </w:pPr>
      <w:del w:id="1" w:date="2026-04-20T00:38:00Z" w:author="Banat Singh">
        <w:r>
          <w:rPr>
            <w:i w:val="1"/>
            <w:iCs w:val="1"/>
            <w:outline w:val="0"/>
            <w:color w:val="7f7f7f"/>
            <w:u w:color="7f7f7f"/>
            <w:rtl w:val="0"/>
            <w:lang w:val="en-US"/>
            <w14:textFill>
              <w14:solidFill>
                <w14:srgbClr w14:val="7F7F7F"/>
              </w14:solidFill>
            </w14:textFill>
          </w:rPr>
          <w:delText xml:space="preserve">Who were the users? </w:delText>
        </w:r>
      </w:del>
    </w:p>
    <w:p>
      <w:pPr>
        <w:pStyle w:val="Default"/>
        <w:spacing w:before="0" w:after="240" w:line="240" w:lineRule="auto"/>
        <w:rPr>
          <w:rFonts w:ascii="Times Roman" w:cs="Times Roman" w:hAnsi="Times Roman" w:eastAsia="Times Roman"/>
        </w:rPr>
      </w:pPr>
      <w:del w:id="2" w:date="2026-04-20T00:38:00Z" w:author="Banat Singh">
        <w:r>
          <w:rPr>
            <w:rFonts w:ascii="Times Roman" w:hAnsi="Times Roman"/>
            <w:u w:color="7f7f7f"/>
            <w:rtl w:val="0"/>
            <w:lang w:val="en-US"/>
          </w:rPr>
          <w:delText xml:space="preserve">What tasks were given? </w:delText>
        </w:r>
      </w:del>
      <w:r>
        <w:rPr>
          <w:rFonts w:ascii="Times Roman" w:hAnsi="Times Roman"/>
          <w:b w:val="1"/>
          <w:bCs w:val="1"/>
          <w:rtl w:val="0"/>
          <w:lang w:val="en-US"/>
        </w:rPr>
        <w:t>Who were the users?</w:t>
      </w:r>
      <w:r>
        <w:rPr>
          <w:rFonts w:ascii="Times Roman" w:hAnsi="Times Roman"/>
          <w:rtl w:val="0"/>
          <w:lang w:val="en-US"/>
        </w:rPr>
        <w:t xml:space="preserve"> We tested the installation with Vibhor, Aakash, and Manan. They are all 1st-year undergraduate students at BITS Design School. Testing with peers who have a design background but no prior knowledge of our specific code or hardware allowed us to see how naturally the interactive elements communicated themselves.</w:t>
      </w:r>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What tasks were given?</w:t>
      </w:r>
      <w:r>
        <w:rPr>
          <w:rFonts w:ascii="Times Roman" w:hAnsi="Times Roman"/>
          <w:rtl w:val="0"/>
          <w:lang w:val="en-US"/>
        </w:rPr>
        <w:t xml:space="preserve"> Because this is a reactive installation rather than a traditional product, we didn't give them a strict step-by-step manual. We gave them exploratory prompts: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Walk up to the installation and observe what happens.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Try to hold the robot</w:t>
      </w:r>
      <w:r>
        <w:rPr>
          <w:rFonts w:ascii="Helvetica Neue" w:hAnsi="Helvetica Neue" w:hint="default"/>
          <w:rtl w:val="1"/>
          <w:lang w:val="ar-SA" w:bidi="ar-SA"/>
        </w:rPr>
        <w:t>’</w:t>
      </w:r>
      <w:r>
        <w:rPr>
          <w:rFonts w:ascii="Times Roman" w:hAnsi="Times Roman"/>
          <w:rtl w:val="0"/>
          <w:lang w:val="fr-FR"/>
        </w:rPr>
        <w:t>s attention.</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Figure out if the robot can do anything else besides looking left and right.</w:t>
      </w:r>
    </w:p>
    <w:p>
      <w:pPr>
        <w:pStyle w:val="Default"/>
        <w:numPr>
          <w:ilvl w:val="0"/>
          <w:numId w:val="5"/>
        </w:numPr>
        <w:spacing w:before="0" w:after="281" w:line="240" w:lineRule="auto"/>
        <w:rPr>
          <w:rFonts w:ascii="Times Roman" w:cs="Times Roman" w:hAnsi="Times Roman" w:eastAsia="Times Roman"/>
          <w:b w:val="1"/>
          <w:bCs w:val="1"/>
          <w:sz w:val="28"/>
          <w:szCs w:val="28"/>
        </w:rPr>
      </w:pPr>
    </w:p>
    <w:p>
      <w:pPr>
        <w:pStyle w:val="Default"/>
        <w:numPr>
          <w:ilvl w:val="0"/>
          <w:numId w:val="7"/>
        </w:numPr>
        <w:spacing w:before="0" w:after="281" w:line="240" w:lineRule="auto"/>
        <w:rPr>
          <w:i w:val="1"/>
          <w:iCs w:val="1"/>
          <w:outline w:val="0"/>
          <w:color w:val="7f7f7f"/>
          <w:u w:color="7f7f7f"/>
          <w14:textFill>
            <w14:solidFill>
              <w14:srgbClr w14:val="7F7F7F"/>
            </w14:solidFill>
          </w14:textFill>
        </w:rPr>
      </w:pPr>
    </w:p>
    <w:p>
      <w:pPr>
        <w:pStyle w:val="Default"/>
        <w:numPr>
          <w:ilvl w:val="0"/>
          <w:numId w:val="8"/>
        </w:numPr>
        <w:spacing w:before="0" w:after="240" w:line="240" w:lineRule="auto"/>
      </w:pPr>
    </w:p>
    <w:p>
      <w:pPr>
        <w:pStyle w:val="Heading 3"/>
        <w:spacing w:before="281" w:after="281"/>
      </w:pPr>
      <w:r>
        <w:rPr>
          <w:rFonts w:ascii="Aptos Display" w:cs="Aptos Display" w:hAnsi="Aptos Display" w:eastAsia="Aptos Display"/>
          <w:b w:val="1"/>
          <w:bCs w:val="1"/>
          <w:rtl w:val="0"/>
          <w:lang w:val="en-US"/>
        </w:rPr>
        <w:t>3. Results</w:t>
      </w:r>
    </w:p>
    <w:tbl>
      <w:tblPr>
        <w:tblW w:w="93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46"/>
        <w:gridCol w:w="6810"/>
        <w:gridCol w:w="1584"/>
      </w:tblGrid>
      <w:tr>
        <w:tblPrEx>
          <w:shd w:val="clear" w:color="auto" w:fill="cad1d7"/>
        </w:tblPrEx>
        <w:trPr>
          <w:trHeight w:val="260" w:hRule="atLeast"/>
        </w:trPr>
        <w:tc>
          <w:tcPr>
            <w:tcW w:type="dxa" w:w="9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6"/>
                <w:szCs w:val="16"/>
                <w:shd w:val="nil" w:color="auto" w:fill="auto"/>
                <w:rtl w:val="0"/>
                <w:lang w:val="en-US"/>
                <w14:textOutline w14:w="12700" w14:cap="flat">
                  <w14:noFill/>
                  <w14:miter w14:lim="400000"/>
                </w14:textOutline>
              </w:rPr>
              <w:t>Test</w:t>
            </w:r>
          </w:p>
        </w:tc>
        <w:tc>
          <w:tcPr>
            <w:tcW w:type="dxa" w:w="68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6"/>
                <w:szCs w:val="16"/>
                <w:shd w:val="nil" w:color="auto" w:fill="auto"/>
                <w:rtl w:val="0"/>
                <w:lang w:val="en-US"/>
                <w14:textOutline w14:w="12700" w14:cap="flat">
                  <w14:noFill/>
                  <w14:miter w14:lim="400000"/>
                </w14:textOutline>
              </w:rPr>
              <w:t>Outcome</w:t>
            </w:r>
          </w:p>
        </w:tc>
        <w:tc>
          <w:tcPr>
            <w:tcW w:type="dxa" w:w="15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jc w:val="center"/>
              <w:outlineLvl w:val="0"/>
            </w:pPr>
            <w:r>
              <w:rPr>
                <w:rFonts w:ascii="Aptos Display" w:cs="Aptos Display" w:hAnsi="Aptos Display" w:eastAsia="Aptos Display"/>
                <w:b w:val="1"/>
                <w:bCs w:val="1"/>
                <w:sz w:val="16"/>
                <w:szCs w:val="16"/>
                <w:shd w:val="nil" w:color="auto" w:fill="auto"/>
                <w:rtl w:val="0"/>
                <w:lang w:val="en-US"/>
                <w14:textOutline w14:w="12700" w14:cap="flat">
                  <w14:noFill/>
                  <w14:miter w14:lim="400000"/>
                </w14:textOutline>
              </w:rPr>
              <w:t>Pass/Fail</w:t>
            </w:r>
          </w:p>
        </w:tc>
      </w:tr>
      <w:tr>
        <w:tblPrEx>
          <w:shd w:val="clear" w:color="auto" w:fill="cad1d7"/>
        </w:tblPrEx>
        <w:trPr>
          <w:trHeight w:val="420" w:hRule="atLeast"/>
        </w:trPr>
        <w:tc>
          <w:tcPr>
            <w:tcW w:type="dxa" w:w="9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6"/>
                <w:szCs w:val="16"/>
                <w:shd w:val="nil" w:color="auto" w:fill="auto"/>
                <w:rtl w:val="0"/>
                <w:lang w:val="en-US"/>
                <w14:textOutline w14:w="12700" w14:cap="flat">
                  <w14:noFill/>
                  <w14:miter w14:lim="400000"/>
                </w14:textOutline>
              </w:rPr>
              <w:t>Motion Trigger</w:t>
            </w:r>
          </w:p>
        </w:tc>
        <w:tc>
          <w:tcPr>
            <w:tcW w:type="dxa" w:w="68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6"/>
                <w:szCs w:val="16"/>
                <w:shd w:val="nil" w:color="auto" w:fill="auto"/>
                <w:rtl w:val="0"/>
                <w:lang w:val="en-US"/>
                <w14:textOutline w14:w="12700" w14:cap="flat">
                  <w14:noFill/>
                  <w14:miter w14:lim="400000"/>
                </w14:textOutline>
              </w:rPr>
              <w:t>The PIR sensor was highly reliable. It caught all three users as soon as they crossed the threshold, waking the robot up in under a second.</w:t>
            </w:r>
          </w:p>
        </w:tc>
        <w:tc>
          <w:tcPr>
            <w:tcW w:type="dxa" w:w="15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jc w:val="center"/>
              <w:outlineLvl w:val="0"/>
            </w:pPr>
            <w:r>
              <w:rPr>
                <w:rFonts w:ascii="Aptos Display" w:cs="Aptos Display" w:hAnsi="Aptos Display" w:eastAsia="Aptos Display"/>
                <w:sz w:val="16"/>
                <w:szCs w:val="16"/>
                <w:shd w:val="nil" w:color="auto" w:fill="auto"/>
                <w:rtl w:val="0"/>
                <w:lang w:val="en-US"/>
                <w14:textOutline w14:w="12700" w14:cap="flat">
                  <w14:noFill/>
                  <w14:miter w14:lim="400000"/>
                </w14:textOutline>
              </w:rPr>
              <w:t>Pass</w:t>
            </w:r>
          </w:p>
        </w:tc>
      </w:tr>
      <w:tr>
        <w:tblPrEx>
          <w:shd w:val="clear" w:color="auto" w:fill="cad1d7"/>
        </w:tblPrEx>
        <w:trPr>
          <w:trHeight w:val="420" w:hRule="atLeast"/>
        </w:trPr>
        <w:tc>
          <w:tcPr>
            <w:tcW w:type="dxa" w:w="9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6"/>
                <w:szCs w:val="16"/>
                <w:shd w:val="nil" w:color="auto" w:fill="auto"/>
                <w:rtl w:val="0"/>
                <w:lang w:val="en-US"/>
                <w14:textOutline w14:w="12700" w14:cap="flat">
                  <w14:noFill/>
                  <w14:miter w14:lim="400000"/>
                </w14:textOutline>
              </w:rPr>
              <w:t>Audio Interrupt</w:t>
            </w:r>
          </w:p>
        </w:tc>
        <w:tc>
          <w:tcPr>
            <w:tcW w:type="dxa" w:w="68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6"/>
                <w:szCs w:val="16"/>
                <w:shd w:val="nil" w:color="auto" w:fill="auto"/>
                <w:rtl w:val="0"/>
                <w:lang w:val="en-US"/>
                <w14:textOutline w14:w="12700" w14:cap="flat">
                  <w14:noFill/>
                  <w14:miter w14:lim="400000"/>
                </w14:textOutline>
              </w:rPr>
              <w:t>Triggered perfectly when Vibhor clapped his hands loudly. However, it failed to register when Manan simply snapped his fingers or spoke in a normal voice.</w:t>
            </w:r>
          </w:p>
        </w:tc>
        <w:tc>
          <w:tcPr>
            <w:tcW w:type="dxa" w:w="15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6"/>
                <w:szCs w:val="16"/>
                <w:shd w:val="nil" w:color="auto" w:fill="auto"/>
                <w:rtl w:val="0"/>
                <w:lang w:val="en-US"/>
                <w14:textOutline w14:w="12700" w14:cap="flat">
                  <w14:noFill/>
                  <w14:miter w14:lim="400000"/>
                </w14:textOutline>
              </w:rPr>
              <w:t>Pass (Functional) / Fail (Sensitivity)</w:t>
            </w:r>
          </w:p>
        </w:tc>
      </w:tr>
      <w:tr>
        <w:tblPrEx>
          <w:shd w:val="clear" w:color="auto" w:fill="cad1d7"/>
        </w:tblPrEx>
        <w:trPr>
          <w:trHeight w:val="420" w:hRule="atLeast"/>
        </w:trPr>
        <w:tc>
          <w:tcPr>
            <w:tcW w:type="dxa" w:w="9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6"/>
                <w:szCs w:val="16"/>
                <w:shd w:val="nil" w:color="auto" w:fill="auto"/>
                <w:rtl w:val="0"/>
                <w:lang w:val="en-US"/>
                <w14:textOutline w14:w="12700" w14:cap="flat">
                  <w14:noFill/>
                  <w14:miter w14:lim="400000"/>
                </w14:textOutline>
              </w:rPr>
              <w:t>Idle Timeout</w:t>
            </w:r>
          </w:p>
        </w:tc>
        <w:tc>
          <w:tcPr>
            <w:tcW w:type="dxa" w:w="68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6"/>
                <w:szCs w:val="16"/>
                <w:shd w:val="nil" w:color="auto" w:fill="auto"/>
                <w:rtl w:val="0"/>
                <w:lang w:val="en-US"/>
                <w14:textOutline w14:w="12700" w14:cap="flat">
                  <w14:noFill/>
                  <w14:miter w14:lim="400000"/>
                </w14:textOutline>
              </w:rPr>
              <w:t>The timer logic worked flawlessly. After the users left, the system returned to its dormant state right at the 1-minute mark.</w:t>
            </w:r>
          </w:p>
        </w:tc>
        <w:tc>
          <w:tcPr>
            <w:tcW w:type="dxa" w:w="15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9ec"/>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6"/>
                <w:szCs w:val="16"/>
                <w:shd w:val="nil" w:color="auto" w:fill="auto"/>
                <w:rtl w:val="0"/>
                <w:lang w:val="en-US"/>
                <w14:textOutline w14:w="12700" w14:cap="flat">
                  <w14:noFill/>
                  <w14:miter w14:lim="400000"/>
                </w14:textOutline>
              </w:rPr>
              <w:t>Pass</w:t>
            </w:r>
          </w:p>
        </w:tc>
      </w:tr>
      <w:tr>
        <w:tblPrEx>
          <w:shd w:val="clear" w:color="auto" w:fill="cad1d7"/>
        </w:tblPrEx>
        <w:trPr>
          <w:trHeight w:val="620" w:hRule="atLeast"/>
        </w:trPr>
        <w:tc>
          <w:tcPr>
            <w:tcW w:type="dxa" w:w="9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b w:val="1"/>
                <w:bCs w:val="1"/>
                <w:sz w:val="16"/>
                <w:szCs w:val="16"/>
                <w:shd w:val="nil" w:color="auto" w:fill="auto"/>
                <w:rtl w:val="0"/>
                <w:lang w:val="en-US"/>
                <w14:textOutline w14:w="12700" w14:cap="flat">
                  <w14:noFill/>
                  <w14:miter w14:lim="400000"/>
                </w14:textOutline>
              </w:rPr>
              <w:t>Intuitive Interaction</w:t>
            </w:r>
          </w:p>
        </w:tc>
        <w:tc>
          <w:tcPr>
            <w:tcW w:type="dxa" w:w="68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6"/>
                <w:szCs w:val="16"/>
                <w:shd w:val="nil" w:color="auto" w:fill="auto"/>
                <w:rtl w:val="0"/>
                <w:lang w:val="en-US"/>
                <w14:textOutline w14:w="12700" w14:cap="flat">
                  <w14:noFill/>
                  <w14:miter w14:lim="400000"/>
                </w14:textOutline>
              </w:rPr>
              <w:t>Waving and moving around was intuitive for everyone. But 2 out of the 3 users did not realize they could use sound to interact until we hinted at it.</w:t>
            </w:r>
          </w:p>
        </w:tc>
        <w:tc>
          <w:tcPr>
            <w:tcW w:type="dxa" w:w="15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1d7"/>
            <w:tcMar>
              <w:top w:type="dxa" w:w="80"/>
              <w:left w:type="dxa" w:w="80"/>
              <w:bottom w:type="dxa" w:w="80"/>
              <w:right w:type="dxa" w:w="80"/>
            </w:tcMar>
            <w:vAlign w:val="center"/>
          </w:tcPr>
          <w:p>
            <w:pPr>
              <w:pStyle w:val="Body"/>
              <w:suppressAutoHyphens w:val="1"/>
              <w:outlineLvl w:val="0"/>
            </w:pPr>
            <w:r>
              <w:rPr>
                <w:rFonts w:ascii="Aptos Display" w:cs="Aptos Display" w:hAnsi="Aptos Display" w:eastAsia="Aptos Display"/>
                <w:sz w:val="16"/>
                <w:szCs w:val="16"/>
                <w:shd w:val="nil" w:color="auto" w:fill="auto"/>
                <w:rtl w:val="0"/>
                <w:lang w:val="en-US"/>
                <w14:textOutline w14:w="12700" w14:cap="flat">
                  <w14:noFill/>
                  <w14:miter w14:lim="400000"/>
                </w14:textOutline>
              </w:rPr>
              <w:t>Mixed / Needs Improvement</w:t>
            </w:r>
          </w:p>
        </w:tc>
      </w:tr>
    </w:tbl>
    <w:p>
      <w:pPr>
        <w:pStyle w:val="Heading 3"/>
        <w:widowControl w:val="0"/>
        <w:spacing w:before="281" w:after="281" w:line="240" w:lineRule="auto"/>
        <w:ind w:left="108" w:hanging="108"/>
      </w:pPr>
    </w:p>
    <w:p>
      <w:pPr>
        <w:pStyle w:val="Default"/>
        <w:spacing w:before="0" w:line="240" w:lineRule="auto"/>
        <w:rPr>
          <w:ins w:id="3" w:date="2026-04-20T00:38:00Z" w:author="Banat Singh"/>
          <w:rFonts w:ascii="Helvetica" w:cs="Helvetica" w:hAnsi="Helvetica" w:eastAsia="Helvetica"/>
        </w:rPr>
      </w:pPr>
    </w:p>
    <w:p>
      <w:pPr>
        <w:pStyle w:val="Default"/>
        <w:spacing w:before="0" w:line="240" w:lineRule="auto"/>
        <w:rPr>
          <w:rFonts w:ascii="Helvetica" w:cs="Helvetica" w:hAnsi="Helvetica" w:eastAsia="Helvetica"/>
        </w:rPr>
      </w:pPr>
    </w:p>
    <w:p>
      <w:pPr>
        <w:pStyle w:val="Body A"/>
      </w:pPr>
    </w:p>
    <w:p>
      <w:pPr>
        <w:pStyle w:val="Heading 3"/>
        <w:spacing w:before="281" w:after="281"/>
      </w:pPr>
      <w:r>
        <w:rPr>
          <w:rFonts w:ascii="Aptos Display" w:cs="Aptos Display" w:hAnsi="Aptos Display" w:eastAsia="Aptos Display"/>
          <w:b w:val="1"/>
          <w:bCs w:val="1"/>
          <w:rtl w:val="0"/>
          <w:lang w:val="fr-FR"/>
        </w:rPr>
        <w:t>4. Observations</w:t>
      </w:r>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User behavior:</w:t>
      </w:r>
      <w:r>
        <w:rPr>
          <w:rFonts w:ascii="Times Roman" w:hAnsi="Times Roman"/>
          <w:rtl w:val="0"/>
          <w:lang w:val="en-US"/>
        </w:rPr>
        <w:t xml:space="preserve"> The initial reaction was great. All three users were visibly surprised when the scrap pile "woke up" and opened its eyes</w:t>
      </w:r>
      <w:r>
        <w:rPr>
          <w:rFonts w:ascii="Times Roman" w:hAnsi="Times Roman" w:hint="default"/>
          <w:rtl w:val="0"/>
          <w:lang w:val="en-US"/>
        </w:rPr>
        <w:t>—</w:t>
      </w:r>
      <w:r>
        <w:rPr>
          <w:rFonts w:ascii="Times Roman" w:hAnsi="Times Roman"/>
          <w:rtl w:val="0"/>
          <w:lang w:val="en-US"/>
        </w:rPr>
        <w:t>it definitely hit the design intent of creating unexpected life. Once the eyes started tracking, they naturally tried moving side to side to see if the robot was following them. Interestingly, Aakash tried to physically touch the head to see if it would react, rather than making a noise.</w:t>
      </w:r>
    </w:p>
    <w:p>
      <w:pPr>
        <w:pStyle w:val="Default"/>
        <w:spacing w:before="0" w:after="240" w:line="240" w:lineRule="auto"/>
        <w:rPr>
          <w:rFonts w:ascii="Times Roman" w:cs="Times Roman" w:hAnsi="Times Roman" w:eastAsia="Times Roman"/>
          <w:u w:color="7f7f7f"/>
        </w:rPr>
      </w:pPr>
      <w:r>
        <w:rPr>
          <w:rFonts w:ascii="Times Roman" w:hAnsi="Times Roman"/>
          <w:b w:val="1"/>
          <w:bCs w:val="1"/>
          <w:rtl w:val="0"/>
          <w:lang w:val="en-US"/>
        </w:rPr>
        <w:t>Pain points:</w:t>
      </w:r>
      <w:r>
        <w:rPr>
          <w:rFonts w:ascii="Times Roman" w:hAnsi="Times Roman"/>
          <w:rtl w:val="0"/>
          <w:lang w:val="en-US"/>
        </w:rPr>
        <w:t xml:space="preserve"> The biggest pain point is that the sound interaction is somewhat hidden. Because the servo motors make a slight buzzing noise when they move, the users assumed the robot was just a mechanical visual piece. They didn't think to talk to it or make sharp noises. Additionally, the physical potentiometer on our sound sensor was dialed way too low, meaning it only picked up very aggressive noises rather than casual interaction.</w:t>
      </w:r>
    </w:p>
    <w:p>
      <w:pPr>
        <w:pStyle w:val="Body A"/>
      </w:pPr>
    </w:p>
    <w:p>
      <w:pPr>
        <w:pStyle w:val="Heading 3"/>
        <w:spacing w:before="281" w:after="281"/>
      </w:pPr>
      <w:r>
        <w:rPr>
          <w:rFonts w:ascii="Aptos Display" w:cs="Aptos Display" w:hAnsi="Aptos Display" w:eastAsia="Aptos Display"/>
          <w:b w:val="1"/>
          <w:bCs w:val="1"/>
          <w:rtl w:val="0"/>
          <w:lang w:val="en-US"/>
        </w:rPr>
        <w:t>6. Improvements Suggested</w:t>
      </w:r>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Based on testing:</w:t>
      </w:r>
    </w:p>
    <w:p>
      <w:pPr>
        <w:pStyle w:val="Default"/>
        <w:numPr>
          <w:ilvl w:val="0"/>
          <w:numId w:val="10"/>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Hardware Adjustment:</w:t>
      </w:r>
      <w:r>
        <w:rPr>
          <w:rFonts w:ascii="Times Roman" w:hAnsi="Times Roman"/>
          <w:rtl w:val="0"/>
          <w:lang w:val="en-US"/>
        </w:rPr>
        <w:t xml:space="preserve"> We need to take a small screwdriver and turn up the sensitivity dial directly on the LM393 sound sensor module. A regular finger snap or a spoken "Hello" needs to be enough to trigger the head turn, not just a loud clap.</w:t>
      </w:r>
    </w:p>
    <w:p>
      <w:pPr>
        <w:pStyle w:val="Default"/>
        <w:numPr>
          <w:ilvl w:val="0"/>
          <w:numId w:val="10"/>
        </w:numPr>
        <w:bidi w:val="0"/>
        <w:spacing w:before="0" w:after="240" w:line="240" w:lineRule="auto"/>
        <w:ind w:right="0"/>
        <w:jc w:val="left"/>
        <w:rPr>
          <w:rFonts w:ascii="Times Roman" w:hAnsi="Times Roman"/>
          <w:rtl w:val="0"/>
          <w:lang w:val="es-ES_tradnl"/>
        </w:rPr>
      </w:pPr>
      <w:r>
        <w:rPr>
          <w:rFonts w:ascii="Times Roman" w:hAnsi="Times Roman"/>
          <w:b w:val="1"/>
          <w:bCs w:val="1"/>
          <w:rtl w:val="0"/>
          <w:lang w:val="es-ES_tradnl"/>
        </w:rPr>
        <w:t>Visual Cues:</w:t>
      </w:r>
      <w:r>
        <w:rPr>
          <w:rFonts w:ascii="Times Roman" w:hAnsi="Times Roman"/>
          <w:rtl w:val="0"/>
          <w:lang w:val="en-US"/>
        </w:rPr>
        <w:t xml:space="preserve"> We might adjust the code so the NeoPixels "breathe" very slightly when the robot is awake. This pulsing light might invite the user to try different forms of interaction (like sound) rather than just standing still.</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Helvetic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1.0"/>
  </w:abstractNum>
  <w:abstractNum w:abstractNumId="5">
    <w:multiLevelType w:val="hybridMultilevel"/>
    <w:styleLink w:val="Imported Style 1.0"/>
    <w:lvl w:ilvl="0">
      <w:start w:val="1"/>
      <w:numFmt w:val="decimal"/>
      <w:suff w:val="tab"/>
      <w:lvlText w:val="%1."/>
      <w:lvlJc w:val="left"/>
      <w:pPr>
        <w:tabs>
          <w:tab w:val="left" w:pos="720"/>
          <w:tab w:val="num" w:pos="1440"/>
        </w:tabs>
        <w:ind w:left="72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 w:val="num" w:pos="2160"/>
        </w:tabs>
        <w:ind w:left="144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 w:val="num" w:pos="2880"/>
        </w:tabs>
        <w:ind w:left="216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 w:val="num" w:pos="3600"/>
        </w:tabs>
        <w:ind w:left="288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 w:val="num" w:pos="4320"/>
        </w:tabs>
        <w:ind w:left="360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 w:val="num" w:pos="5040"/>
        </w:tabs>
        <w:ind w:left="432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 w:val="num" w:pos="5760"/>
        </w:tabs>
        <w:ind w:left="504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 w:val="num" w:pos="6480"/>
        </w:tabs>
        <w:ind w:left="576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 w:val="num" w:pos="7200"/>
        </w:tabs>
        <w:ind w:left="6480" w:firstLine="0"/>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Numbered.0"/>
  </w:abstractNum>
  <w:abstractNum w:abstractNumId="7">
    <w:multiLevelType w:val="hybridMultilevel"/>
    <w:styleLink w:val="Numbered.0"/>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decimal"/>
        <w:suff w:val="tab"/>
        <w:lvlText w:val="%1."/>
        <w:lvlJc w:val="left"/>
        <w:pPr>
          <w:ind w:left="720" w:hanging="7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5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440" w:hanging="28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780" w:hanging="78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880" w:hanging="5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100" w:hanging="34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1320" w:hanging="84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1540" w:hanging="6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1760" w:hanging="4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5"/>
  </w:num>
  <w:num w:numId="7">
    <w:abstractNumId w:val="4"/>
  </w:num>
  <w:num w:numId="8">
    <w:abstractNumId w:val="2"/>
    <w:lvlOverride w:ilvl="0">
      <w:startOverride w:val="5"/>
      <w:lvl w:ilvl="0">
        <w:start w:val="5"/>
        <w:numFmt w:val="decimal"/>
        <w:suff w:val="tab"/>
        <w:lvlText w:val="%1."/>
        <w:lvlJc w:val="left"/>
        <w:pPr>
          <w:ind w:left="720" w:hanging="7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5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440" w:hanging="28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780" w:hanging="78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880" w:hanging="5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100" w:hanging="34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7."/>
        <w:lvlJc w:val="left"/>
        <w:pPr>
          <w:ind w:left="1320" w:hanging="1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1540" w:hanging="62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1760" w:hanging="4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7"/>
  </w:num>
  <w:num w:numId="10">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360" w:after="80" w:line="279"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lang w:val="en-US"/>
      <w14:textOutline w14:w="12700" w14:cap="flat">
        <w14:noFill/>
        <w14:miter w14:lim="400000"/>
      </w14:textOutline>
      <w14:textFill>
        <w14:solidFill>
          <w14:srgbClr w14:val="0F4761"/>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79" w:lineRule="auto"/>
      <w:ind w:left="0" w:right="0" w:firstLine="0"/>
      <w:jc w:val="left"/>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160" w:after="80" w:line="279"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14:textOutline w14:w="12700" w14:cap="flat">
        <w14:noFill/>
        <w14:miter w14:lim="400000"/>
      </w14:textOutline>
      <w14:textFill>
        <w14:solidFill>
          <w14:srgbClr w14:val="0F476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9" w:lineRule="auto"/>
      <w:ind w:left="720" w:right="0" w:firstLine="0"/>
      <w:jc w:val="left"/>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Numbered">
    <w:name w:val="Numbered"/>
    <w:pPr>
      <w:numPr>
        <w:numId w:val="3"/>
      </w:numPr>
    </w:pPr>
  </w:style>
  <w:style w:type="numbering" w:styleId="Imported Style 1.0">
    <w:name w:val="Imported Style 1.0"/>
    <w:pPr>
      <w:numPr>
        <w:numId w:val="6"/>
      </w:numPr>
    </w:pPr>
  </w:style>
  <w:style w:type="numbering" w:styleId="Numbered.0">
    <w:name w:val="Numbered.0"/>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