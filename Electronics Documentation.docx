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before="322" w:after="322"/>
      </w:pPr>
      <w:r>
        <w:rPr>
          <w:rFonts w:ascii="Aptos Display" w:cs="Aptos Display" w:hAnsi="Aptos Display" w:eastAsia="Aptos Display"/>
          <w:b w:val="1"/>
          <w:bCs w:val="1"/>
          <w:sz w:val="48"/>
          <w:szCs w:val="48"/>
          <w:rtl w:val="0"/>
          <w:lang w:val="en-US"/>
        </w:rPr>
        <w:t>Electronics Documentation</w:t>
      </w: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1. Electronics Block Diagram</w:t>
      </w:r>
    </w:p>
    <w:p>
      <w:pPr>
        <w:pStyle w:val="Body A"/>
        <w:spacing w:before="240" w:after="240"/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14:textFill>
            <w14:solidFill>
              <w14:srgbClr w14:val="7F7F7F"/>
            </w14:solidFill>
          </w14:textFill>
        </w:rPr>
      </w:pPr>
      <w:ins w:id="0" w:date="2026-04-20T04:21:00Z" w:author="Sayandip Samant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Si</w:t>
        </w:r>
      </w:ins>
      <w:del w:id="1" w:date="2026-04-20T04:21:00Z" w:author="Sayandip Samant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Show si</w:delText>
        </w:r>
      </w:del>
      <w:r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 xml:space="preserve">gnal and </w:t>
      </w:r>
      <w:ins w:id="2" w:date="2026-04-20T04:21:00Z" w:author="Sayandip Samant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 xml:space="preserve"> </w:t>
        </w:r>
      </w:ins>
      <w:r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>power flow</w:t>
      </w:r>
    </w:p>
    <w:p>
      <w:pPr>
        <w:pStyle w:val="Body A"/>
      </w:pP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927100</wp:posOffset>
            </wp:positionH>
            <wp:positionV relativeFrom="line">
              <wp:posOffset>226967</wp:posOffset>
            </wp:positionV>
            <wp:extent cx="6061167" cy="3030584"/>
            <wp:effectExtent l="0" t="0" r="0" b="0"/>
            <wp:wrapNone/>
            <wp:docPr id="1073741825" name="officeArt object" descr="pasted-imag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jpeg" descr="pasted-image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167" cy="30305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3"/>
        <w:spacing w:before="281" w:after="281"/>
        <w:rPr>
          <w:ins w:id="3" w:date="2026-04-20T00:55:00Z" w:author="Banat Singh"/>
        </w:rPr>
      </w:pPr>
    </w:p>
    <w:p>
      <w:pPr>
        <w:pStyle w:val="Heading 3"/>
        <w:spacing w:before="281" w:after="281"/>
        <w:rPr>
          <w:ins w:id="4" w:date="2026-04-20T04:21:00Z" w:author="Sayandip Samanta"/>
          <w:b w:val="1"/>
          <w:bCs w:val="1"/>
        </w:rPr>
      </w:pPr>
    </w:p>
    <w:p>
      <w:pPr>
        <w:pStyle w:val="Heading 3"/>
        <w:spacing w:before="281" w:after="281"/>
        <w:rPr>
          <w:ins w:id="5" w:date="2026-04-20T04:21:00Z" w:author="Sayandip Samanta"/>
          <w:b w:val="1"/>
          <w:bCs w:val="1"/>
        </w:rPr>
      </w:pPr>
    </w:p>
    <w:p>
      <w:pPr>
        <w:pStyle w:val="Heading 3"/>
        <w:spacing w:before="281" w:after="281"/>
        <w:rPr>
          <w:ins w:id="6" w:date="2026-04-20T04:21:00Z" w:author="Sayandip Samanta"/>
          <w:b w:val="1"/>
          <w:bCs w:val="1"/>
        </w:rPr>
      </w:pPr>
    </w:p>
    <w:p>
      <w:pPr>
        <w:pStyle w:val="Heading 3"/>
        <w:spacing w:before="281" w:after="281"/>
        <w:rPr>
          <w:ins w:id="7" w:date="2026-04-20T04:21:00Z" w:author="Sayandip Samanta"/>
          <w:b w:val="1"/>
          <w:bCs w:val="1"/>
        </w:rPr>
      </w:pPr>
    </w:p>
    <w:p>
      <w:pPr>
        <w:pStyle w:val="Heading 3"/>
        <w:spacing w:before="281" w:after="281"/>
        <w:rPr>
          <w:ins w:id="8" w:date="2026-04-20T04:21:00Z" w:author="Sayandip Samanta"/>
          <w:b w:val="1"/>
          <w:bCs w:val="1"/>
        </w:rPr>
      </w:pPr>
    </w:p>
    <w:p>
      <w:pPr>
        <w:pStyle w:val="Heading 3"/>
        <w:spacing w:before="281" w:after="281"/>
        <w:rPr>
          <w:ins w:id="9" w:date="2026-04-20T04:21:00Z" w:author="Sayandip Samanta"/>
          <w:b w:val="1"/>
          <w:bCs w:val="1"/>
        </w:rPr>
      </w:pPr>
    </w:p>
    <w:p>
      <w:pPr>
        <w:pStyle w:val="Heading 3"/>
        <w:spacing w:before="281" w:after="281"/>
        <w:rPr>
          <w:ins w:id="10" w:date="2026-04-20T04:21:00Z" w:author="Sayandip Samanta"/>
          <w:b w:val="1"/>
          <w:bCs w:val="1"/>
        </w:rPr>
      </w:pPr>
    </w:p>
    <w:p>
      <w:pPr>
        <w:pStyle w:val="Heading 3"/>
        <w:spacing w:before="281" w:after="281"/>
        <w:rPr>
          <w:rFonts w:ascii="Aptos Display" w:cs="Aptos Display" w:hAnsi="Aptos Display" w:eastAsia="Aptos Display"/>
          <w:b w:val="1"/>
          <w:bCs w:val="1"/>
        </w:rPr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2. Components Table</w:t>
      </w:r>
    </w:p>
    <w:p>
      <w:pPr>
        <w:pStyle w:val="Heading 3"/>
        <w:widowControl w:val="0"/>
        <w:spacing w:before="281" w:after="281" w:line="240" w:lineRule="auto"/>
        <w:rPr>
          <w:del w:id="11" w:date="2026-04-19T23:32:00Z" w:author="Banat Singh"/>
        </w:rPr>
      </w:pPr>
    </w:p>
    <w:tbl>
      <w:tblPr>
        <w:tblW w:w="978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325"/>
        <w:gridCol w:w="944"/>
        <w:gridCol w:w="2583"/>
        <w:gridCol w:w="4929"/>
      </w:tblGrid>
      <w:tr>
        <w:tblPrEx>
          <w:shd w:val="clear" w:color="auto" w:fill="cad1d7"/>
        </w:tblPrEx>
        <w:trPr>
          <w:trHeight w:val="520" w:hRule="atLeast"/>
        </w:trPr>
        <w:tc>
          <w:tcPr>
            <w:tcW w:type="dxa" w:w="13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Component</w:t>
            </w:r>
          </w:p>
        </w:tc>
        <w:tc>
          <w:tcPr>
            <w:tcW w:type="dxa" w:w="9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Quantity</w:t>
            </w:r>
          </w:p>
        </w:tc>
        <w:tc>
          <w:tcPr>
            <w:tcW w:type="dxa" w:w="25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Purpose</w:t>
            </w:r>
          </w:p>
        </w:tc>
        <w:tc>
          <w:tcPr>
            <w:tcW w:type="dxa" w:w="492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Justification</w:t>
            </w:r>
          </w:p>
        </w:tc>
      </w:tr>
      <w:tr>
        <w:tblPrEx>
          <w:shd w:val="clear" w:color="auto" w:fill="cad1d7"/>
        </w:tblPrEx>
        <w:trPr>
          <w:trHeight w:val="1240" w:hRule="atLeast"/>
        </w:trPr>
        <w:tc>
          <w:tcPr>
            <w:tcW w:type="dxa" w:w="13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ESP32 Microcontroller</w:t>
            </w:r>
          </w:p>
        </w:tc>
        <w:tc>
          <w:tcPr>
            <w:tcW w:type="dxa" w:w="9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jc w:val="center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Acts as the central brain, processing sensor inputs and orchestrating all mechanical and visual outputs.</w:t>
            </w:r>
          </w:p>
        </w:tc>
        <w:tc>
          <w:tcPr>
            <w:tcW w:type="dxa" w:w="492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Offers ample GPIO pins with hardware PWM support needed to drive multiple servos simultaneously. It also provides the processing speed required to constantly poll sensors without lagging the motor routines.</w:t>
            </w:r>
          </w:p>
        </w:tc>
      </w:tr>
      <w:tr>
        <w:tblPrEx>
          <w:shd w:val="clear" w:color="auto" w:fill="cad1d7"/>
        </w:tblPrEx>
        <w:trPr>
          <w:trHeight w:val="1220" w:hRule="atLeast"/>
        </w:trPr>
        <w:tc>
          <w:tcPr>
            <w:tcW w:type="dxa" w:w="13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Servo Motors</w:t>
            </w:r>
          </w:p>
        </w:tc>
        <w:tc>
          <w:tcPr>
            <w:tcW w:type="dxa" w:w="9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jc w:val="center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5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Actuates the physical movements of the robot's left eye, right eye, left eyelid, right eyelid, and head.</w:t>
            </w:r>
          </w:p>
        </w:tc>
        <w:tc>
          <w:tcPr>
            <w:tcW w:type="dxa" w:w="492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Servos provide precise, repeatable angular positioning out of the box. This is essential for giving the robot lifelike, expressive movements without the need to build complex custom feedback loops.</w:t>
            </w:r>
          </w:p>
        </w:tc>
      </w:tr>
      <w:tr>
        <w:tblPrEx>
          <w:shd w:val="clear" w:color="auto" w:fill="cad1d7"/>
        </w:tblPrEx>
        <w:trPr>
          <w:trHeight w:val="1000" w:hRule="atLeast"/>
        </w:trPr>
        <w:tc>
          <w:tcPr>
            <w:tcW w:type="dxa" w:w="13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PIR Motion Sensor</w:t>
            </w:r>
          </w:p>
        </w:tc>
        <w:tc>
          <w:tcPr>
            <w:tcW w:type="dxa" w:w="9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jc w:val="center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Detects the presence of a person in front of the robot to trigger the interactive "wake" sequence.</w:t>
            </w:r>
          </w:p>
        </w:tc>
        <w:tc>
          <w:tcPr>
            <w:tcW w:type="dxa" w:w="492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Highly reliable for human body heat detection over a wide angle. It acts as an ideal, low-power trigger to pull the robot out of its resting state.</w:t>
            </w:r>
          </w:p>
        </w:tc>
      </w:tr>
      <w:tr>
        <w:tblPrEx>
          <w:shd w:val="clear" w:color="auto" w:fill="cad1d7"/>
        </w:tblPrEx>
        <w:trPr>
          <w:trHeight w:val="1000" w:hRule="atLeast"/>
        </w:trPr>
        <w:tc>
          <w:tcPr>
            <w:tcW w:type="dxa" w:w="13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Sound Sensor Module</w:t>
            </w:r>
          </w:p>
        </w:tc>
        <w:tc>
          <w:tcPr>
            <w:tcW w:type="dxa" w:w="9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jc w:val="center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Listens for sharp noises while the robot is active to trigger the secondary head-turning routine.</w:t>
            </w:r>
          </w:p>
        </w:tc>
        <w:tc>
          <w:tcPr>
            <w:tcW w:type="dxa" w:w="492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Provides a simple binary signal when a volume threshold is crossed, allowing for easy integration into the ESP32's polling loop without requiring heavy audio processing.</w:t>
            </w:r>
          </w:p>
        </w:tc>
      </w:tr>
      <w:tr>
        <w:tblPrEx>
          <w:shd w:val="clear" w:color="auto" w:fill="cad1d7"/>
        </w:tblPrEx>
        <w:trPr>
          <w:trHeight w:val="1460" w:hRule="atLeast"/>
        </w:trPr>
        <w:tc>
          <w:tcPr>
            <w:tcW w:type="dxa" w:w="13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da-DK"/>
              </w:rPr>
              <w:t>Neo Pixel LED Array</w:t>
            </w:r>
            <w:r>
              <w:rPr>
                <w:rFonts w:ascii="Aptos Display" w:cs="Aptos Display" w:hAnsi="Aptos Display" w:eastAsia="Aptos Display"/>
                <w:i w:val="1"/>
                <w:iCs w:val="1"/>
                <w:sz w:val="20"/>
                <w:szCs w:val="20"/>
                <w:shd w:val="nil" w:color="auto" w:fill="auto"/>
                <w:rtl w:val="0"/>
                <w:lang w:val="de-DE"/>
              </w:rPr>
              <w:t>(8 LEDs)</w:t>
            </w:r>
          </w:p>
        </w:tc>
        <w:tc>
          <w:tcPr>
            <w:tcW w:type="dxa" w:w="9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jc w:val="center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Serves as a dynamic visual status indicator, pulsing green during head movements and turning red after prolonged inactivity.</w:t>
            </w:r>
          </w:p>
        </w:tc>
        <w:tc>
          <w:tcPr>
            <w:tcW w:type="dxa" w:w="492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Requires only a single data pin from the microcontroller while offering individual, full-color RGB control, maximizing visual impact while minimizing wiring clutter.</w:t>
            </w:r>
          </w:p>
        </w:tc>
      </w:tr>
      <w:tr>
        <w:tblPrEx>
          <w:shd w:val="clear" w:color="auto" w:fill="cad1d7"/>
        </w:tblPrEx>
        <w:trPr>
          <w:trHeight w:val="1480" w:hRule="atLeast"/>
        </w:trPr>
        <w:tc>
          <w:tcPr>
            <w:tcW w:type="dxa" w:w="13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5V External Power Supply </w:t>
            </w:r>
            <w:r>
              <w:rPr>
                <w:rFonts w:ascii="Aptos Display" w:cs="Aptos Display" w:hAnsi="Aptos Display" w:eastAsia="Aptos Display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(Min. 3A)</w:t>
            </w:r>
          </w:p>
        </w:tc>
        <w:tc>
          <w:tcPr>
            <w:tcW w:type="dxa" w:w="9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jc w:val="center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Delivers the necessary electrical current to run the microcontroller, sensors, LEDs, and all five motors simultaneously.</w:t>
            </w:r>
          </w:p>
        </w:tc>
        <w:tc>
          <w:tcPr>
            <w:tcW w:type="dxa" w:w="492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uppressAutoHyphens w:val="1"/>
              <w:outlineLvl w:val="0"/>
            </w:pPr>
            <w:r>
              <w:rPr>
                <w:rFonts w:ascii="Aptos Display" w:cs="Aptos Display" w:hAnsi="Aptos Display" w:eastAsia="Aptos Display"/>
                <w:sz w:val="20"/>
                <w:szCs w:val="20"/>
                <w:shd w:val="nil" w:color="auto" w:fill="auto"/>
                <w:rtl w:val="0"/>
                <w:lang w:val="en-US"/>
              </w:rPr>
              <w:t>Five servos moving at once will easily overwhelm a standard USB connection or the ESP32's onboard voltage regulator, causing immediate brownouts. A dedicated power source ensures system stability.</w:t>
            </w:r>
          </w:p>
        </w:tc>
      </w:tr>
    </w:tbl>
    <w:p>
      <w:pPr>
        <w:pStyle w:val="Heading 3"/>
        <w:widowControl w:val="0"/>
        <w:spacing w:before="281" w:after="281" w:line="240" w:lineRule="auto"/>
      </w:pPr>
    </w:p>
    <w:p>
      <w:pPr>
        <w:pStyle w:val="Heading 3"/>
        <w:widowControl w:val="0"/>
        <w:spacing w:before="281" w:after="281" w:line="240" w:lineRule="auto"/>
        <w:ind w:left="108" w:hanging="108"/>
      </w:pPr>
    </w:p>
    <w:p>
      <w:pPr>
        <w:pStyle w:val="Body A"/>
        <w:spacing w:before="240" w:after="240"/>
      </w:pPr>
      <w:del w:id="12" w:date="2026-04-19T23:32:00Z" w:author="Banat Singh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Justification is important</w:delText>
        </w:r>
      </w:del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79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79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