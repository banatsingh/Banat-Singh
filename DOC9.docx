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Software Documentation</w:t>
      </w:r>
    </w:p>
    <w:p>
      <w:pPr>
        <w:pStyle w:val="Heading 3"/>
        <w:numPr>
          <w:ilvl w:val="0"/>
          <w:numId w:val="2"/>
        </w:numPr>
        <w:spacing w:before="281" w:after="281"/>
      </w:pPr>
      <w:del w:id="0" w:date="2026-04-19T23:43:00Z" w:author="Banat Singh">
        <w:r>
          <w:rPr>
            <w:rFonts w:ascii="Aptos Display" w:cs="Aptos Display" w:hAnsi="Aptos Display" w:eastAsia="Aptos Display"/>
            <w:b w:val="1"/>
            <w:bCs w:val="1"/>
            <w:rtl w:val="0"/>
          </w:rPr>
          <w:delText xml:space="preserve">1. </w:delText>
        </w:r>
      </w:del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Software Overview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i w:val="1"/>
          <w:iCs w:val="1"/>
          <w:rtl w:val="0"/>
          <w:lang w:val="en-US"/>
        </w:rPr>
        <w:t>What does the software do?</w:t>
      </w:r>
      <w:r>
        <w:rPr>
          <w:rFonts w:ascii="Times Roman" w:hAnsi="Times Roman"/>
          <w:rtl w:val="0"/>
          <w:lang w:val="en-US"/>
        </w:rPr>
        <w:t xml:space="preserve"> The software acts as the behavioral engine for the robot, constantly reading environmental inputs to trigger specific physical reactions. Its main job is to manage a polling loop that watches for human presence.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When someone walks by, the code wakes the robot up, sequences the eyelid and eyeball servos to perform a scanning motion, and simultaneously listens for loud noises. If a noise occurs during this active window, the software interrupts the standard routine to move the head servo and fire off a custom LED light pattern. 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Finally, it keeps track of idle time, changing the robot's status lights to red if the room stays empty for over a minute.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i w:val="1"/>
          <w:iCs w:val="1"/>
          <w:rtl w:val="0"/>
          <w:lang w:val="en-US"/>
        </w:rPr>
        <w:t>Platforms and Tools Used: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MicroPython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Libraries:</w:t>
      </w:r>
      <w:r>
        <w:rPr>
          <w:rFonts w:ascii="Times Roman" w:hAnsi="Times Roman"/>
          <w:rtl w:val="0"/>
          <w:lang w:val="en-US"/>
        </w:rPr>
        <w:t xml:space="preserve"> Built-in </w:t>
      </w:r>
      <w:r>
        <w:rPr>
          <w:rFonts w:ascii="Courier" w:hAnsi="Courier"/>
          <w:sz w:val="26"/>
          <w:szCs w:val="26"/>
          <w:rtl w:val="0"/>
          <w:lang w:val="de-DE"/>
        </w:rPr>
        <w:t>machine</w:t>
      </w:r>
      <w:r>
        <w:rPr>
          <w:rFonts w:ascii="Times Roman" w:hAnsi="Times Roman"/>
          <w:rtl w:val="0"/>
          <w:lang w:val="pt-PT"/>
        </w:rPr>
        <w:t xml:space="preserve"> (for PWM and GPIO control), </w:t>
      </w:r>
      <w:r>
        <w:rPr>
          <w:rFonts w:ascii="Courier" w:hAnsi="Courier"/>
          <w:sz w:val="26"/>
          <w:szCs w:val="26"/>
          <w:rtl w:val="0"/>
          <w:lang w:val="en-US"/>
        </w:rPr>
        <w:t>time</w:t>
      </w:r>
      <w:r>
        <w:rPr>
          <w:rFonts w:ascii="Times Roman" w:hAnsi="Times Roman"/>
          <w:rtl w:val="0"/>
          <w:lang w:val="en-US"/>
        </w:rPr>
        <w:t xml:space="preserve"> (for non-blocking delays and timers), and </w:t>
      </w:r>
      <w:r>
        <w:rPr>
          <w:rFonts w:ascii="Courier" w:hAnsi="Courier"/>
          <w:sz w:val="26"/>
          <w:szCs w:val="26"/>
          <w:rtl w:val="0"/>
          <w:lang w:val="it-IT"/>
        </w:rPr>
        <w:t>neopixel</w:t>
      </w:r>
      <w:r>
        <w:rPr>
          <w:rFonts w:ascii="Times Roman" w:hAnsi="Times Roman"/>
          <w:rtl w:val="0"/>
          <w:lang w:val="en-US"/>
        </w:rPr>
        <w:t xml:space="preserve"> (for LED string manipulation).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Development Environment:</w:t>
      </w:r>
      <w:r>
        <w:rPr>
          <w:rFonts w:ascii="Times Roman" w:hAnsi="Times Roman"/>
          <w:rtl w:val="0"/>
          <w:lang w:val="en-US"/>
        </w:rPr>
        <w:t xml:space="preserve"> </w:t>
      </w:r>
      <w:del w:id="1" w:date="2026-04-19T23:42:00Z" w:author="Banat Singh">
        <w:r>
          <w:rPr>
            <w:rFonts w:ascii="Times Roman" w:hAnsi="Times Roman"/>
            <w:rtl w:val="0"/>
            <w:lang w:val="en-US"/>
          </w:rPr>
          <w:delText xml:space="preserve">Any standard </w:delText>
        </w:r>
      </w:del>
      <w:r>
        <w:rPr>
          <w:rFonts w:ascii="Times Roman" w:hAnsi="Times Roman"/>
          <w:rtl w:val="0"/>
          <w:lang w:val="en-US"/>
        </w:rPr>
        <w:t>MicroPython IDE (</w:t>
      </w:r>
      <w:del w:id="2" w:date="2026-04-19T23:42:00Z" w:author="Banat Singh">
        <w:r>
          <w:rPr>
            <w:rFonts w:ascii="Times Roman" w:hAnsi="Times Roman"/>
            <w:rtl w:val="0"/>
            <w:lang w:val="en-US"/>
          </w:rPr>
          <w:delText xml:space="preserve">like </w:delText>
        </w:r>
      </w:del>
      <w:r>
        <w:rPr>
          <w:rFonts w:ascii="Times Roman" w:hAnsi="Times Roman"/>
          <w:rtl w:val="0"/>
          <w:lang w:val="en-US"/>
        </w:rPr>
        <w:t>Thonny) used to flash the script onto the ESP32 hardware.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</w:rPr>
        <w:t>2. System Logic</w:t>
      </w:r>
    </w:p>
    <w:p>
      <w:pPr>
        <w:pStyle w:val="Default"/>
        <w:spacing w:before="0" w:after="240" w:line="240" w:lineRule="auto"/>
        <w:rPr>
          <w:rFonts w:ascii="Aptos Display" w:cs="Aptos Display" w:hAnsi="Aptos Display" w:eastAsia="Aptos Display"/>
          <w:i w:val="1"/>
          <w:iCs w:val="1"/>
          <w:u w:color="7f7f7f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Here is the step-by-step breakdown of how data moves through the system during operation: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system powers on, initializing all pins and moving servos to their default closed/centered positions.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ESP32 continuously checks the digital state of the PIR sensor.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A person walks in front of the robot, causing the PIR sensor to send a HIGH signal.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ESP32 reads this signal, resets its internal idle timer, and turns the NeoPixels dim green.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microcontroller sends PWM signals to the eyelid servos, commanding them to open.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microcontroller commands the eyeball servos to look left.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While looking left, the ESP32 rapidly polls the sound sensor for one second.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 xml:space="preserve">If a sharp sound is detected, the ESP32 immediately updates the </w:t>
      </w:r>
      <w:del w:id="3" w:date="2026-04-20T04:26:00Z" w:author="Sayandip Samanta">
        <w:r>
          <w:rPr>
            <w:rFonts w:ascii="Aptos Display" w:cs="Aptos Display" w:hAnsi="Aptos Display" w:eastAsia="Aptos Display"/>
            <w:i w:val="1"/>
            <w:iCs w:val="1"/>
            <w:u w:color="7f7f7f"/>
            <w:rtl w:val="0"/>
            <w:lang w:val="en-US"/>
          </w:rPr>
          <w:delText>NeoPixels</w:delText>
        </w:r>
      </w:del>
      <w:ins w:id="4" w:date="2026-04-20T04:26:00Z" w:author="Sayandip Samanta">
        <w:r>
          <w:rPr>
            <w:rFonts w:ascii="Aptos Display" w:cs="Aptos Display" w:hAnsi="Aptos Display" w:eastAsia="Aptos Display"/>
            <w:i w:val="1"/>
            <w:iCs w:val="1"/>
            <w:u w:color="7f7f7f"/>
            <w:rtl w:val="0"/>
            <w:lang w:val="en-US"/>
          </w:rPr>
          <w:t>Neo Pixels</w:t>
        </w:r>
      </w:ins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 xml:space="preserve"> to pulse bright green and commands the head servo to turn left.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The eyes then scan right, and the system repeats the sound-check process for the right side.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Aptos Display" w:cs="Aptos Display" w:hAnsi="Aptos Display" w:eastAsia="Aptos Display"/>
          <w:i w:val="1"/>
          <w:iCs w:val="1"/>
          <w:u w:color="7f7f7f"/>
          <w:rtl w:val="0"/>
          <w:lang w:val="en-US"/>
        </w:rPr>
        <w:t>Once the scanning sequence finishes, the ESP32 commands the lids to close and resets all motors to the center.</w:t>
      </w:r>
    </w:p>
    <w:p>
      <w:pPr>
        <w:pStyle w:val="Body A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</w:rPr>
        <w:t>3. Flowchart</w:t>
      </w:r>
    </w:p>
    <w:p>
      <w:pPr>
        <w:pStyle w:val="Body A"/>
        <w:spacing w:before="240" w:after="240"/>
        <w:rPr>
          <w:del w:id="5" w:date="2026-04-19T23:42:00Z" w:author="Banat Singh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Visual representation of logic</w:t>
      </w:r>
    </w:p>
    <w:p>
      <w:pPr>
        <w:pStyle w:val="Body A"/>
        <w:rPr>
          <w:del w:id="6" w:date="2026-04-19T23:42:00Z" w:author="Banat Singh"/>
        </w:rPr>
      </w:pPr>
    </w:p>
    <w:p>
      <w:pPr>
        <w:pStyle w:val="Heading 3"/>
        <w:rPr>
          <w:del w:id="7" w:date="2026-04-19T23:42:00Z" w:author="Banat Singh"/>
        </w:rPr>
      </w:pPr>
      <w:del w:id="8" w:date="2026-04-19T23:42:00Z" w:author="Banat Singh">
        <w:r>
          <w:rPr>
            <w:rFonts w:ascii="Aptos Display" w:cs="Aptos Display" w:hAnsi="Aptos Display" w:eastAsia="Aptos Display"/>
            <w:b w:val="1"/>
            <w:bCs w:val="1"/>
            <w:rtl w:val="0"/>
            <w:lang w:val="en-US"/>
          </w:rPr>
          <w:delText>4. App Flow (If MIT App Inventor)</w:delText>
        </w:r>
      </w:del>
    </w:p>
    <w:p>
      <w:pPr>
        <w:pStyle w:val="List Paragraph"/>
        <w:numPr>
          <w:ilvl w:val="0"/>
          <w:numId w:val="8"/>
        </w:numPr>
        <w:rPr>
          <w:lang w:val="en-US"/>
        </w:rPr>
      </w:pPr>
      <w:del w:id="9" w:date="2026-04-19T23:42:00Z" w:author="Banat Singh">
        <w:r>
          <w:rPr>
            <w:u w:color="7f7f7f"/>
            <w:rtl w:val="0"/>
            <w:lang w:val="en-US"/>
          </w:rPr>
          <w:delText xml:space="preserve">Screen flow </w:delText>
        </w:r>
      </w:del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0" w:date="2026-04-19T23:42:00Z" w:author="Banat Singh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Button actions </w:delText>
        </w:r>
      </w:del>
    </w:p>
    <w:p>
      <w:pPr>
        <w:pStyle w:val="List Paragraph"/>
        <w:numPr>
          <w:ilvl w:val="0"/>
          <w:numId w:val="10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11" w:date="2026-04-20T04:26:00Z" w:author="Sayandip Samanta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Data flow</w:delText>
        </w:r>
      </w:del>
    </w:p>
    <w:p>
      <w:pPr>
        <w:pStyle w:val="Body A"/>
      </w:pPr>
      <w:r>
        <w:rPr>
          <w:u w:color="7f7f7f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96984</wp:posOffset>
            </wp:positionH>
            <wp:positionV relativeFrom="line">
              <wp:posOffset>359091</wp:posOffset>
            </wp:positionV>
            <wp:extent cx="7565733" cy="4125689"/>
            <wp:effectExtent l="0" t="0" r="0" b="0"/>
            <wp:wrapNone/>
            <wp:docPr id="1073741825" name="officeArt object" descr="pasted-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 descr="pasted-image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733" cy="4125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1"/>
  </w:abstractNum>
  <w:abstractNum w:abstractNumId="7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left" w:pos="720"/>
          <w:tab w:val="num" w:pos="1440"/>
        </w:tabs>
        <w:ind w:left="7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num" w:pos="2160"/>
        </w:tabs>
        <w:ind w:left="144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num" w:pos="2880"/>
        </w:tabs>
        <w:ind w:left="21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num" w:pos="3600"/>
        </w:tabs>
        <w:ind w:left="288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num" w:pos="4320"/>
        </w:tabs>
        <w:ind w:left="360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num" w:pos="5040"/>
        </w:tabs>
        <w:ind w:left="432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num" w:pos="5760"/>
        </w:tabs>
        <w:ind w:left="504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num" w:pos="6480"/>
        </w:tabs>
        <w:ind w:left="576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num" w:pos="7200"/>
        </w:tabs>
        <w:ind w:left="648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3"/>
  </w:abstractNum>
  <w:abstractNum w:abstractNumId="9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numbering" w:styleId="Bullets">
    <w:name w:val="Bullets"/>
    <w:pPr>
      <w:numPr>
        <w:numId w:val="5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7"/>
      </w:numPr>
    </w:pPr>
  </w:style>
  <w:style w:type="numbering" w:styleId="Imported Style 3">
    <w:name w:val="Imported Style 3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