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pPr>
      <w:r>
        <w:rPr>
          <w:rFonts w:ascii="Aptos Display" w:cs="Aptos Display" w:hAnsi="Aptos Display" w:eastAsia="Aptos Display"/>
          <w:b w:val="1"/>
          <w:bCs w:val="1"/>
          <w:sz w:val="48"/>
          <w:szCs w:val="48"/>
          <w:rtl w:val="0"/>
          <w:lang w:val="en-US"/>
        </w:rPr>
        <w:t>Project Planning &amp; Management Document</w:t>
      </w:r>
    </w:p>
    <w:p>
      <w:pPr>
        <w:pStyle w:val="Heading 3"/>
        <w:spacing w:before="281" w:after="281"/>
      </w:pPr>
      <w:r>
        <w:rPr>
          <w:rFonts w:ascii="Aptos Display" w:cs="Aptos Display" w:hAnsi="Aptos Display" w:eastAsia="Aptos Display"/>
          <w:b w:val="1"/>
          <w:bCs w:val="1"/>
          <w:rtl w:val="0"/>
          <w:lang w:val="en-US"/>
        </w:rPr>
        <w:t>1. Project Overview</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Project Title:</w:t>
      </w:r>
      <w:r>
        <w:rPr>
          <w:rFonts w:ascii="Times Roman" w:hAnsi="Times Roman"/>
          <w:rtl w:val="0"/>
          <w:lang w:val="en-US"/>
        </w:rPr>
        <w:t xml:space="preserve"> </w:t>
      </w:r>
      <w:del w:id="0" w:date="2026-04-20T00:22:00Z" w:author="Banat Singh">
        <w:r>
          <w:rPr>
            <w:rFonts w:ascii="Times Roman" w:hAnsi="Times Roman"/>
            <w:rtl w:val="0"/>
            <w:lang w:val="en-US"/>
          </w:rPr>
          <w:delText xml:space="preserve">The Reclaimed Automaton </w:delText>
        </w:r>
      </w:del>
      <w:r>
        <w:rPr>
          <w:rFonts w:ascii="Times Roman" w:hAnsi="Times Roman"/>
          <w:rtl w:val="0"/>
          <w:lang w:val="en-US"/>
        </w:rPr>
        <w:t>Nayan (The interactive robot)</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Team Members &amp; Roles:</w:t>
      </w:r>
      <w:r>
        <w:rPr>
          <w:rFonts w:ascii="Times Roman" w:hAnsi="Times Roman"/>
          <w:rtl w:val="0"/>
          <w:lang w:val="en-US"/>
        </w:rPr>
        <w:t xml:space="preserve"> </w:t>
      </w:r>
    </w:p>
    <w:p>
      <w:pPr>
        <w:pStyle w:val="Default"/>
        <w:numPr>
          <w:ilvl w:val="0"/>
          <w:numId w:val="2"/>
        </w:numPr>
        <w:bidi w:val="0"/>
        <w:spacing w:before="0" w:after="240" w:line="240" w:lineRule="auto"/>
        <w:ind w:right="0"/>
        <w:jc w:val="left"/>
        <w:rPr>
          <w:rFonts w:ascii="Arial Unicode MS" w:hAnsi="Arial Unicode MS"/>
          <w:rtl w:val="0"/>
          <w:lang w:val="en-US"/>
        </w:rPr>
      </w:pPr>
      <w:del w:id="1" w:date="2026-04-20T00:21:00Z" w:author="Banat Singh">
        <w:r>
          <w:rPr>
            <w:rFonts w:ascii="Times Roman" w:hAnsi="Times Roman"/>
            <w:rtl w:val="0"/>
            <w:lang w:val="en-US"/>
          </w:rPr>
          <w:delText xml:space="preserve">* </w:delText>
        </w:r>
      </w:del>
      <w:r>
        <w:rPr>
          <w:rFonts w:ascii="Times Roman" w:hAnsi="Times Roman"/>
          <w:rtl w:val="0"/>
          <w:lang w:val="en-US"/>
        </w:rPr>
        <w:t>Banat Singh (Software Lead, Hardware &amp; Docs Support)</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rtl w:val="0"/>
          <w:lang w:val="en-US"/>
        </w:rPr>
        <w:t>Sayandip Samanta (Hardware Lead, Software &amp; Docs Support)</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Brief Description:</w:t>
      </w:r>
      <w:r>
        <w:rPr>
          <w:rFonts w:ascii="Times Roman" w:hAnsi="Times Roman"/>
          <w:rtl w:val="0"/>
          <w:lang w:val="en-US"/>
        </w:rPr>
        <w:t xml:space="preserve"> An interactive, kinetic robot built almost entirely from salvaged e-waste and scrap hardware. It uses motion and sound sensors driven by an ESP32 to trigger lifelike waking and scanning behaviors, challenging throwaway culture by bringing "dead" electronics back to life.</w:t>
      </w:r>
    </w:p>
    <w:p>
      <w:pPr>
        <w:pStyle w:val="Default"/>
        <w:spacing w:before="0" w:after="240" w:line="240" w:lineRule="auto"/>
        <w:rPr>
          <w:del w:id="2" w:date="2026-04-20T00:21:00Z" w:author="Banat Singh"/>
          <w:rFonts w:ascii="Times Roman" w:cs="Times Roman" w:hAnsi="Times Roman" w:eastAsia="Times Roman"/>
          <w:u w:color="7f7f7f"/>
        </w:rPr>
      </w:pPr>
      <w:del w:id="3" w:date="2026-04-20T00:21:00Z" w:author="Banat Singh">
        <w:r>
          <w:rPr>
            <w:rFonts w:ascii="Times Roman" w:hAnsi="Times Roman"/>
            <w:u w:color="7f7f7f"/>
            <w:rtl w:val="0"/>
            <w:lang w:val="en-US"/>
          </w:rPr>
          <w:delText xml:space="preserve">Project Title </w:delText>
        </w:r>
      </w:del>
    </w:p>
    <w:p>
      <w:pPr>
        <w:pStyle w:val="List Paragraph"/>
        <w:spacing w:after="0"/>
        <w:ind w:left="0" w:firstLine="0"/>
        <w:rPr>
          <w:del w:id="4" w:date="2026-04-20T00:21:00Z" w:author="Banat Singh"/>
          <w:rFonts w:ascii="Aptos Display" w:cs="Aptos Display" w:hAnsi="Aptos Display" w:eastAsia="Aptos Display"/>
          <w:i w:val="1"/>
          <w:iCs w:val="1"/>
          <w:outline w:val="0"/>
          <w:color w:val="7f7f7f"/>
          <w:u w:color="7f7f7f"/>
          <w14:textFill>
            <w14:solidFill>
              <w14:srgbClr w14:val="7F7F7F"/>
            </w14:solidFill>
          </w14:textFill>
        </w:rPr>
      </w:pPr>
      <w:del w:id="5" w:date="2026-04-20T00:21: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 xml:space="preserve">Team Members &amp; Roles </w:delText>
        </w:r>
      </w:del>
    </w:p>
    <w:p>
      <w:pPr>
        <w:pStyle w:val="List Paragraph"/>
        <w:spacing w:after="0"/>
        <w:ind w:left="0" w:firstLine="0"/>
        <w:rPr>
          <w:rFonts w:ascii="Aptos Display" w:cs="Aptos Display" w:hAnsi="Aptos Display" w:eastAsia="Aptos Display"/>
          <w:i w:val="1"/>
          <w:iCs w:val="1"/>
          <w:outline w:val="0"/>
          <w:color w:val="7f7f7f"/>
          <w:u w:color="7f7f7f"/>
          <w14:textFill>
            <w14:solidFill>
              <w14:srgbClr w14:val="7F7F7F"/>
            </w14:solidFill>
          </w14:textFill>
        </w:rPr>
      </w:pPr>
      <w:del w:id="6" w:date="2026-04-20T00:21: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Brief Description (2</w:delText>
        </w:r>
      </w:del>
      <w:del w:id="7" w:date="2026-04-20T00:21: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w:delText>
        </w:r>
      </w:del>
      <w:del w:id="8" w:date="2026-04-20T00:21: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 xml:space="preserve">3 lines) </w:delText>
        </w:r>
      </w:del>
    </w:p>
    <w:p>
      <w:pPr>
        <w:pStyle w:val="Body A"/>
      </w:pPr>
    </w:p>
    <w:p>
      <w:pPr>
        <w:pStyle w:val="Heading 3"/>
        <w:spacing w:before="281" w:after="281"/>
      </w:pPr>
      <w:r>
        <w:rPr>
          <w:rFonts w:ascii="Aptos Display" w:cs="Aptos Display" w:hAnsi="Aptos Display" w:eastAsia="Aptos Display"/>
          <w:b w:val="1"/>
          <w:bCs w:val="1"/>
          <w:rtl w:val="0"/>
          <w:lang w:val="en-US"/>
        </w:rPr>
        <w:t>2. Team Roles &amp; Responsibilities</w:t>
      </w:r>
    </w:p>
    <w:tbl>
      <w:tblPr>
        <w:tblW w:w="93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40"/>
        <w:gridCol w:w="674"/>
        <w:gridCol w:w="7826"/>
      </w:tblGrid>
      <w:tr>
        <w:tblPrEx>
          <w:shd w:val="clear" w:color="auto" w:fill="cad1d7"/>
        </w:tblPrEx>
        <w:trPr>
          <w:trHeight w:val="460" w:hRule="atLeast"/>
        </w:trPr>
        <w:tc>
          <w:tcPr>
            <w:tcW w:type="dxa" w:w="8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Member Name</w:t>
            </w:r>
          </w:p>
        </w:tc>
        <w:tc>
          <w:tcPr>
            <w:tcW w:type="dxa" w:w="6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Role</w:t>
            </w:r>
          </w:p>
        </w:tc>
        <w:tc>
          <w:tcPr>
            <w:tcW w:type="dxa" w:w="7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Responsibilities</w:t>
            </w:r>
          </w:p>
        </w:tc>
      </w:tr>
      <w:tr>
        <w:tblPrEx>
          <w:shd w:val="clear" w:color="auto" w:fill="cad1d7"/>
        </w:tblPrEx>
        <w:trPr>
          <w:trHeight w:val="594" w:hRule="atLeast"/>
        </w:trPr>
        <w:tc>
          <w:tcPr>
            <w:tcW w:type="dxa" w:w="8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Banat Singh</w:t>
            </w:r>
          </w:p>
        </w:tc>
        <w:tc>
          <w:tcPr>
            <w:tcW w:type="dxa" w:w="6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4"/>
                <w:szCs w:val="14"/>
                <w:shd w:val="nil" w:color="auto" w:fill="auto"/>
                <w:rtl w:val="0"/>
                <w:lang w:val="en-US"/>
                <w14:textOutline w14:w="12700" w14:cap="flat">
                  <w14:noFill/>
                  <w14:miter w14:lim="400000"/>
                </w14:textOutline>
              </w:rPr>
              <w:t>Software Lead</w:t>
            </w:r>
          </w:p>
        </w:tc>
        <w:tc>
          <w:tcPr>
            <w:tcW w:type="dxa" w:w="7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Writing the core MicroPython logic, programming sensor polling loops, sequencing servo timing, debugging code, assisting with physical wiring, and co-authoring project documentation.</w:t>
            </w:r>
          </w:p>
        </w:tc>
      </w:tr>
      <w:tr>
        <w:tblPrEx>
          <w:shd w:val="clear" w:color="auto" w:fill="cad1d7"/>
        </w:tblPrEx>
        <w:trPr>
          <w:trHeight w:val="820" w:hRule="atLeast"/>
        </w:trPr>
        <w:tc>
          <w:tcPr>
            <w:tcW w:type="dxa" w:w="8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Sayandip Samanta</w:t>
            </w:r>
          </w:p>
        </w:tc>
        <w:tc>
          <w:tcPr>
            <w:tcW w:type="dxa" w:w="6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2"/>
                <w:szCs w:val="12"/>
                <w:shd w:val="nil" w:color="auto" w:fill="auto"/>
                <w:rtl w:val="0"/>
                <w:lang w:val="en-US"/>
                <w14:textOutline w14:w="12700" w14:cap="flat">
                  <w14:noFill/>
                  <w14:miter w14:lim="400000"/>
                </w14:textOutline>
              </w:rPr>
              <w:t>Hardware Lead</w:t>
            </w:r>
          </w:p>
        </w:tc>
        <w:tc>
          <w:tcPr>
            <w:tcW w:type="dxa" w:w="7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Designing the electronics layout, managing power distribution, assembling the physical scrap components, soldering, aesthetics, assisting with logic troubleshooting, and co-authoring project documentation.</w:t>
            </w:r>
          </w:p>
        </w:tc>
      </w:tr>
    </w:tbl>
    <w:p>
      <w:pPr>
        <w:pStyle w:val="Heading 3"/>
        <w:widowControl w:val="0"/>
        <w:spacing w:before="281" w:after="281" w:line="240" w:lineRule="auto"/>
        <w:ind w:left="108" w:hanging="108"/>
      </w:pPr>
    </w:p>
    <w:p>
      <w:pPr>
        <w:pStyle w:val="Default"/>
        <w:spacing w:before="0" w:line="240" w:lineRule="auto"/>
        <w:rPr>
          <w:del w:id="9" w:date="2026-04-20T00:23:00Z" w:author="Banat Singh"/>
          <w:rFonts w:ascii="Helvetica" w:cs="Helvetica" w:hAnsi="Helvetica" w:eastAsia="Helvetica"/>
        </w:rPr>
      </w:pPr>
    </w:p>
    <w:p>
      <w:pPr>
        <w:pStyle w:val="Body A"/>
        <w:spacing w:before="240" w:after="240"/>
        <w:rPr>
          <w:rFonts w:ascii="Aptos Display" w:cs="Aptos Display" w:hAnsi="Aptos Display" w:eastAsia="Aptos Display"/>
          <w:i w:val="1"/>
          <w:iCs w:val="1"/>
          <w:outline w:val="0"/>
          <w:color w:val="7f7f7f"/>
          <w:u w:color="7f7f7f"/>
          <w14:textFill>
            <w14:solidFill>
              <w14:srgbClr w14:val="7F7F7F"/>
            </w14:solidFill>
          </w14:textFill>
        </w:rPr>
      </w:pPr>
      <w:del w:id="10" w:date="2026-04-20T00:23:00Z" w:author="Banat Singh">
        <w:r>
          <w:rPr>
            <w:rFonts w:ascii="Aptos Display" w:cs="Aptos Display" w:hAnsi="Aptos Display" w:eastAsia="Aptos Display"/>
            <w:i w:val="1"/>
            <w:iCs w:val="1"/>
            <w:outline w:val="0"/>
            <w:color w:val="7f7f7f"/>
            <w:u w:color="7f7f7f"/>
            <w:rtl w:val="0"/>
            <w:lang w:val="ja-JP" w:eastAsia="ja-JP"/>
            <w14:textFill>
              <w14:solidFill>
                <w14:srgbClr w14:val="7F7F7F"/>
              </w14:solidFill>
            </w14:textFill>
          </w:rPr>
          <w:delText xml:space="preserve">👉 </w:delText>
        </w:r>
      </w:del>
      <w:del w:id="11" w:date="2026-04-20T00:23: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Clearly define who is responsible for what (software, electronics, documentation, etc.)</w:delText>
        </w:r>
      </w:del>
    </w:p>
    <w:p>
      <w:pPr>
        <w:pStyle w:val="Body A"/>
      </w:pPr>
    </w:p>
    <w:p>
      <w:pPr>
        <w:pStyle w:val="Heading 3"/>
        <w:spacing w:before="281" w:after="281"/>
      </w:pPr>
      <w:r>
        <w:rPr>
          <w:rFonts w:ascii="Aptos Display" w:cs="Aptos Display" w:hAnsi="Aptos Display" w:eastAsia="Aptos Display"/>
          <w:b w:val="1"/>
          <w:bCs w:val="1"/>
          <w:rtl w:val="0"/>
          <w:lang w:val="en-US"/>
        </w:rPr>
        <w:t>3. Project Timeline &amp; Milestones</w:t>
      </w:r>
    </w:p>
    <w:p>
      <w:pPr>
        <w:pStyle w:val="Default"/>
        <w:spacing w:before="0" w:line="240" w:lineRule="auto"/>
        <w:rPr>
          <w:rFonts w:ascii="Helvetica" w:cs="Helvetica" w:hAnsi="Helvetica" w:eastAsia="Helvetica"/>
        </w:rPr>
      </w:pPr>
    </w:p>
    <w:p>
      <w:pPr>
        <w:pStyle w:val="Default"/>
        <w:spacing w:before="0" w:line="240" w:lineRule="auto"/>
        <w:rPr>
          <w:rFonts w:ascii="Helvetica" w:cs="Helvetica" w:hAnsi="Helvetica" w:eastAsia="Helvetica"/>
        </w:rPr>
      </w:pPr>
    </w:p>
    <w:p>
      <w:pPr>
        <w:pStyle w:val="Default"/>
        <w:spacing w:before="0" w:line="240" w:lineRule="auto"/>
        <w:rPr>
          <w:rFonts w:ascii="Helvetica" w:cs="Helvetica" w:hAnsi="Helvetica" w:eastAsia="Helvetica"/>
        </w:rPr>
      </w:pPr>
    </w:p>
    <w:tbl>
      <w:tblPr>
        <w:tblW w:w="93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25"/>
        <w:gridCol w:w="1318"/>
        <w:gridCol w:w="6849"/>
        <w:gridCol w:w="748"/>
      </w:tblGrid>
      <w:tr>
        <w:tblPrEx>
          <w:shd w:val="clear" w:color="auto" w:fill="cad1d7"/>
        </w:tblPrEx>
        <w:trPr>
          <w:trHeight w:val="300" w:hRule="atLeast"/>
        </w:trPr>
        <w:tc>
          <w:tcPr>
            <w:tcW w:type="dxa" w:w="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2"/>
                <w:szCs w:val="12"/>
                <w:shd w:val="nil" w:color="auto" w:fill="auto"/>
                <w:rtl w:val="0"/>
                <w:lang w:val="en-US"/>
                <w14:textOutline w14:w="12700" w14:cap="flat">
                  <w14:noFill/>
                  <w14:miter w14:lim="400000"/>
                </w14:textOutline>
              </w:rPr>
              <w:t>Week</w:t>
            </w:r>
          </w:p>
        </w:tc>
        <w:tc>
          <w:tcPr>
            <w:tcW w:type="dxa" w:w="13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Goals</w:t>
            </w:r>
          </w:p>
        </w:tc>
        <w:tc>
          <w:tcPr>
            <w:tcW w:type="dxa" w:w="68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Deliverables</w:t>
            </w:r>
          </w:p>
        </w:tc>
        <w:tc>
          <w:tcPr>
            <w:tcW w:type="dxa" w:w="7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Status</w:t>
            </w:r>
          </w:p>
        </w:tc>
      </w:tr>
      <w:tr>
        <w:tblPrEx>
          <w:shd w:val="clear" w:color="auto" w:fill="cad1d7"/>
        </w:tblPrEx>
        <w:trPr>
          <w:trHeight w:val="620" w:hRule="atLeast"/>
        </w:trPr>
        <w:tc>
          <w:tcPr>
            <w:tcW w:type="dxa" w:w="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2"/>
                <w:szCs w:val="12"/>
                <w:shd w:val="nil" w:color="auto" w:fill="auto"/>
                <w:rtl w:val="0"/>
                <w:lang w:val="en-US"/>
                <w14:textOutline w14:w="12700" w14:cap="flat">
                  <w14:noFill/>
                  <w14:miter w14:lim="400000"/>
                </w14:textOutline>
              </w:rPr>
              <w:t>Week 1</w:t>
            </w:r>
          </w:p>
        </w:tc>
        <w:tc>
          <w:tcPr>
            <w:tcW w:type="dxa" w:w="13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Hardware gathering &amp; Basic Logic</w:t>
            </w:r>
          </w:p>
        </w:tc>
        <w:tc>
          <w:tcPr>
            <w:tcW w:type="dxa" w:w="68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Acquiring materials, Gather scrap materials, source ESP32/sensors, and write basic servo sweep + PIR sensor test code. Result: Breadboard prototype with working PIR and 1 servo.</w:t>
            </w:r>
          </w:p>
        </w:tc>
        <w:tc>
          <w:tcPr>
            <w:tcW w:type="dxa" w:w="7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2"/>
                <w:szCs w:val="12"/>
                <w:shd w:val="nil" w:color="auto" w:fill="auto"/>
                <w:rtl w:val="0"/>
                <w:lang w:val="en-US"/>
                <w14:textOutline w14:w="12700" w14:cap="flat">
                  <w14:noFill/>
                  <w14:miter w14:lim="400000"/>
                </w14:textOutline>
              </w:rPr>
              <w:t>Completed</w:t>
            </w:r>
          </w:p>
        </w:tc>
      </w:tr>
      <w:tr>
        <w:tblPrEx>
          <w:shd w:val="clear" w:color="auto" w:fill="cad1d7"/>
        </w:tblPrEx>
        <w:trPr>
          <w:trHeight w:val="620" w:hRule="atLeast"/>
        </w:trPr>
        <w:tc>
          <w:tcPr>
            <w:tcW w:type="dxa" w:w="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2"/>
                <w:szCs w:val="12"/>
                <w:shd w:val="nil" w:color="auto" w:fill="auto"/>
                <w:rtl w:val="0"/>
                <w:lang w:val="en-US"/>
                <w14:textOutline w14:w="12700" w14:cap="flat">
                  <w14:noFill/>
                  <w14:miter w14:lim="400000"/>
                </w14:textOutline>
              </w:rPr>
              <w:t>Week 2</w:t>
            </w:r>
          </w:p>
        </w:tc>
        <w:tc>
          <w:tcPr>
            <w:tcW w:type="dxa" w:w="13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Assembly &amp; Complex Sequencing</w:t>
            </w:r>
          </w:p>
        </w:tc>
        <w:tc>
          <w:tcPr>
            <w:tcW w:type="dxa" w:w="68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Build the physical robot chassis, integrate all 5 servos, add sound sensor interrupt logic, and sync NeoPixel lighting. Result: Fully wired prototype running the "wake and scan" sequence.</w:t>
            </w:r>
          </w:p>
        </w:tc>
        <w:tc>
          <w:tcPr>
            <w:tcW w:type="dxa" w:w="7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2"/>
                <w:szCs w:val="12"/>
                <w:shd w:val="nil" w:color="auto" w:fill="auto"/>
                <w:rtl w:val="0"/>
                <w:lang w:val="en-US"/>
                <w14:textOutline w14:w="12700" w14:cap="flat">
                  <w14:noFill/>
                  <w14:miter w14:lim="400000"/>
                </w14:textOutline>
              </w:rPr>
              <w:t>Completed</w:t>
            </w:r>
          </w:p>
        </w:tc>
      </w:tr>
      <w:tr>
        <w:tblPrEx>
          <w:shd w:val="clear" w:color="auto" w:fill="cad1d7"/>
        </w:tblPrEx>
        <w:trPr>
          <w:trHeight w:val="420" w:hRule="atLeast"/>
        </w:trPr>
        <w:tc>
          <w:tcPr>
            <w:tcW w:type="dxa" w:w="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2"/>
                <w:szCs w:val="12"/>
                <w:shd w:val="nil" w:color="auto" w:fill="auto"/>
                <w:rtl w:val="0"/>
                <w:lang w:val="en-US"/>
                <w14:textOutline w14:w="12700" w14:cap="flat">
                  <w14:noFill/>
                  <w14:miter w14:lim="400000"/>
                </w14:textOutline>
              </w:rPr>
              <w:t>Week 3</w:t>
            </w:r>
          </w:p>
        </w:tc>
        <w:tc>
          <w:tcPr>
            <w:tcW w:type="dxa" w:w="13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Tuning &amp; Final Presentation</w:t>
            </w:r>
          </w:p>
        </w:tc>
        <w:tc>
          <w:tcPr>
            <w:tcW w:type="dxa" w:w="68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Fine-tune servo angles, fix any power draw issues, secure wiring, and finalize documentation. Result: Finished interactive installation ready for display.</w:t>
            </w:r>
          </w:p>
        </w:tc>
        <w:tc>
          <w:tcPr>
            <w:tcW w:type="dxa" w:w="7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2"/>
                <w:szCs w:val="12"/>
                <w:shd w:val="nil" w:color="auto" w:fill="auto"/>
                <w:rtl w:val="0"/>
                <w:lang w:val="en-US"/>
                <w14:textOutline w14:w="12700" w14:cap="flat">
                  <w14:noFill/>
                  <w14:miter w14:lim="400000"/>
                </w14:textOutline>
              </w:rPr>
              <w:t>Completed</w:t>
            </w:r>
          </w:p>
        </w:tc>
      </w:tr>
    </w:tbl>
    <w:p>
      <w:pPr>
        <w:pStyle w:val="Default"/>
        <w:widowControl w:val="0"/>
        <w:spacing w:before="0" w:line="240" w:lineRule="auto"/>
        <w:ind w:left="108" w:hanging="108"/>
        <w:rPr>
          <w:rFonts w:ascii="Helvetica" w:cs="Helvetica" w:hAnsi="Helvetica" w:eastAsia="Helvetica"/>
        </w:rPr>
      </w:pPr>
    </w:p>
    <w:p>
      <w:pPr>
        <w:pStyle w:val="Default"/>
        <w:spacing w:before="0" w:line="240" w:lineRule="auto"/>
        <w:rPr>
          <w:rFonts w:ascii="Aptos Display" w:cs="Aptos Display" w:hAnsi="Aptos Display" w:eastAsia="Aptos Display"/>
          <w:i w:val="1"/>
          <w:iCs w:val="1"/>
          <w:outline w:val="0"/>
          <w:color w:val="7f7f7f"/>
          <w:u w:color="7f7f7f"/>
          <w14:textFill>
            <w14:solidFill>
              <w14:srgbClr w14:val="7F7F7F"/>
            </w14:solidFill>
          </w14:textFill>
        </w:rPr>
      </w:pPr>
    </w:p>
    <w:p>
      <w:pPr>
        <w:pStyle w:val="Body A"/>
      </w:pPr>
    </w:p>
    <w:p>
      <w:pPr>
        <w:pStyle w:val="Heading 3"/>
        <w:spacing w:before="281" w:after="281"/>
        <w:rPr>
          <w:shd w:val="clear" w:color="auto" w:fill="ffffff"/>
        </w:rPr>
      </w:pPr>
      <w:r>
        <w:rPr>
          <w:rFonts w:ascii="Aptos Display" w:cs="Aptos Display" w:hAnsi="Aptos Display" w:eastAsia="Aptos Display"/>
          <w:b w:val="1"/>
          <w:bCs w:val="1"/>
          <w:rtl w:val="0"/>
          <w:lang w:val="en-US"/>
        </w:rPr>
        <w:t>4. Weekly Progress Log</w:t>
      </w:r>
    </w:p>
    <w:p>
      <w:pPr>
        <w:pStyle w:val="Default"/>
        <w:spacing w:before="0" w:line="240" w:lineRule="auto"/>
        <w:rPr>
          <w:rFonts w:ascii="Times Roman" w:cs="Times Roman" w:hAnsi="Times Roman" w:eastAsia="Times Roman"/>
          <w:outline w:val="0"/>
          <w:color w:val="808080"/>
          <w:u w:color="808080"/>
          <w:shd w:val="clear" w:color="auto" w:fill="ffffff"/>
          <w14:textFill>
            <w14:solidFill>
              <w14:srgbClr w14:val="808080"/>
            </w14:solidFill>
          </w14:textFill>
        </w:rPr>
      </w:pPr>
    </w:p>
    <w:p>
      <w:pPr>
        <w:pStyle w:val="Default"/>
        <w:spacing w:before="0" w:after="281" w:line="240" w:lineRule="auto"/>
        <w:rPr>
          <w:del w:id="12" w:date="2026-04-20T05:00:00Z" w:author="Sayandip Samanta"/>
          <w:rFonts w:ascii="Times Roman" w:cs="Times Roman" w:hAnsi="Times Roman" w:eastAsia="Times Roman"/>
          <w:b w:val="1"/>
          <w:bCs w:val="1"/>
          <w:sz w:val="28"/>
          <w:szCs w:val="28"/>
          <w:shd w:val="clear" w:color="auto" w:fill="ffffff"/>
        </w:rPr>
      </w:pPr>
      <w:del w:id="13" w:date="2026-04-20T05:00:00Z" w:author="Sayandip Samanta">
        <w:r>
          <w:rPr>
            <w:rFonts w:ascii="Times Roman" w:hAnsi="Times Roman"/>
            <w:b w:val="1"/>
            <w:bCs w:val="1"/>
            <w:sz w:val="28"/>
            <w:szCs w:val="28"/>
            <w:shd w:val="clear" w:color="auto" w:fill="ffffff"/>
            <w:rtl w:val="0"/>
            <w:lang w:val="en-US"/>
          </w:rPr>
          <w:delText>1. Project Overview</w:delText>
        </w:r>
      </w:del>
    </w:p>
    <w:p>
      <w:pPr>
        <w:pStyle w:val="Default"/>
        <w:spacing w:before="0" w:after="240" w:line="240" w:lineRule="auto"/>
        <w:rPr>
          <w:del w:id="14" w:date="2026-04-20T05:00:00Z" w:author="Sayandip Samanta"/>
          <w:rFonts w:ascii="Times Roman" w:cs="Times Roman" w:hAnsi="Times Roman" w:eastAsia="Times Roman"/>
          <w:shd w:val="clear" w:color="auto" w:fill="ffffff"/>
        </w:rPr>
      </w:pPr>
      <w:del w:id="15" w:date="2026-04-20T05:00:00Z" w:author="Sayandip Samanta">
        <w:r>
          <w:rPr>
            <w:rFonts w:ascii="Times Roman" w:hAnsi="Times Roman"/>
            <w:b w:val="1"/>
            <w:bCs w:val="1"/>
            <w:shd w:val="clear" w:color="auto" w:fill="ffffff"/>
            <w:rtl w:val="0"/>
            <w:lang w:val="en-US"/>
          </w:rPr>
          <w:delText>Project Title:</w:delText>
        </w:r>
      </w:del>
      <w:del w:id="16" w:date="2026-04-20T05:00:00Z" w:author="Sayandip Samanta">
        <w:r>
          <w:rPr>
            <w:rFonts w:ascii="Times Roman" w:hAnsi="Times Roman"/>
            <w:shd w:val="clear" w:color="auto" w:fill="ffffff"/>
            <w:rtl w:val="0"/>
            <w:lang w:val="en-US"/>
          </w:rPr>
          <w:delText xml:space="preserve"> The Reclaimed Automaton </w:delText>
        </w:r>
      </w:del>
      <w:del w:id="17" w:date="2026-04-20T05:00:00Z" w:author="Sayandip Samanta">
        <w:r>
          <w:rPr>
            <w:rFonts w:ascii="Times Roman" w:hAnsi="Times Roman"/>
            <w:b w:val="1"/>
            <w:bCs w:val="1"/>
            <w:shd w:val="clear" w:color="auto" w:fill="ffffff"/>
            <w:rtl w:val="0"/>
            <w:lang w:val="en-US"/>
          </w:rPr>
          <w:delText>Team Members &amp; Roles:</w:delText>
        </w:r>
      </w:del>
      <w:del w:id="18" w:date="2026-04-20T05:00:00Z" w:author="Sayandip Samanta">
        <w:r>
          <w:rPr>
            <w:rFonts w:ascii="Times Roman" w:hAnsi="Times Roman"/>
            <w:shd w:val="clear" w:color="auto" w:fill="ffffff"/>
            <w:rtl w:val="0"/>
            <w:lang w:val="en-US"/>
          </w:rPr>
          <w:delText xml:space="preserve"> </w:delText>
        </w:r>
      </w:del>
    </w:p>
    <w:p>
      <w:pPr>
        <w:pStyle w:val="Default"/>
        <w:numPr>
          <w:ilvl w:val="0"/>
          <w:numId w:val="2"/>
        </w:numPr>
        <w:bidi w:val="0"/>
        <w:spacing w:before="0" w:after="240" w:line="240" w:lineRule="auto"/>
        <w:ind w:right="0"/>
        <w:jc w:val="left"/>
        <w:rPr>
          <w:rFonts w:ascii="Arial Unicode MS" w:hAnsi="Arial Unicode MS"/>
          <w:rtl w:val="0"/>
          <w:lang w:val="en-US"/>
        </w:rPr>
      </w:pPr>
      <w:del w:id="19" w:date="2026-04-20T05:00:00Z" w:author="Sayandip Samanta">
        <w:r>
          <w:rPr>
            <w:rFonts w:ascii="Times Roman" w:hAnsi="Times Roman"/>
            <w:shd w:val="clear" w:color="auto" w:fill="ffffff"/>
            <w:rtl w:val="0"/>
            <w:lang w:val="en-US"/>
          </w:rPr>
          <w:delText>Banat Singh (Software Lead, Hardware &amp; Docs Support)</w:delText>
        </w:r>
      </w:del>
    </w:p>
    <w:p>
      <w:pPr>
        <w:pStyle w:val="Default"/>
        <w:numPr>
          <w:ilvl w:val="0"/>
          <w:numId w:val="2"/>
        </w:numPr>
        <w:bidi w:val="0"/>
        <w:spacing w:before="0" w:after="240" w:line="240" w:lineRule="auto"/>
        <w:ind w:right="0"/>
        <w:jc w:val="left"/>
        <w:rPr>
          <w:rFonts w:ascii="Arial Unicode MS" w:hAnsi="Arial Unicode MS"/>
          <w:rtl w:val="0"/>
          <w:lang w:val="en-US"/>
        </w:rPr>
      </w:pPr>
      <w:del w:id="20" w:date="2026-04-20T05:00:00Z" w:author="Sayandip Samanta">
        <w:r>
          <w:rPr>
            <w:rFonts w:ascii="Times Roman" w:hAnsi="Times Roman"/>
            <w:shd w:val="clear" w:color="auto" w:fill="ffffff"/>
            <w:rtl w:val="0"/>
            <w:lang w:val="en-US"/>
          </w:rPr>
          <w:delText>Sayandip Samanta (Hardware Lead, Software &amp; Docs Support)</w:delText>
        </w:r>
      </w:del>
    </w:p>
    <w:p>
      <w:pPr>
        <w:pStyle w:val="Default"/>
        <w:spacing w:before="0" w:after="240" w:line="240" w:lineRule="auto"/>
        <w:rPr>
          <w:del w:id="21" w:date="2026-04-20T05:00:00Z" w:author="Sayandip Samanta"/>
          <w:rFonts w:ascii="Times Roman" w:cs="Times Roman" w:hAnsi="Times Roman" w:eastAsia="Times Roman"/>
          <w:shd w:val="clear" w:color="auto" w:fill="ffffff"/>
        </w:rPr>
      </w:pPr>
      <w:del w:id="22" w:date="2026-04-20T05:00:00Z" w:author="Sayandip Samanta">
        <w:r>
          <w:rPr>
            <w:rFonts w:ascii="Times Roman" w:hAnsi="Times Roman"/>
            <w:b w:val="1"/>
            <w:bCs w:val="1"/>
            <w:shd w:val="clear" w:color="auto" w:fill="ffffff"/>
            <w:rtl w:val="0"/>
            <w:lang w:val="en-US"/>
          </w:rPr>
          <w:delText>Brief Description:</w:delText>
        </w:r>
      </w:del>
      <w:del w:id="23" w:date="2026-04-20T05:00:00Z" w:author="Sayandip Samanta">
        <w:r>
          <w:rPr>
            <w:rFonts w:ascii="Times Roman" w:hAnsi="Times Roman"/>
            <w:shd w:val="clear" w:color="auto" w:fill="ffffff"/>
            <w:rtl w:val="0"/>
            <w:lang w:val="en-US"/>
          </w:rPr>
          <w:delText xml:space="preserve"> An interactive, kinetic robot built almost entirely from salvaged e-waste and scrap hardware. It uses motion and sound sensors driven by an ESP32 to trigger lifelike waking and scanning behaviors, challenging throwaway culture by bringing "dead" electronics back to life.</w:delText>
        </w:r>
      </w:del>
    </w:p>
    <w:p>
      <w:pPr>
        <w:pStyle w:val="Default"/>
        <w:spacing w:before="0" w:line="240" w:lineRule="auto"/>
        <w:rPr>
          <w:del w:id="24" w:date="2026-04-20T05:00:00Z" w:author="Sayandip Samanta"/>
          <w:rFonts w:ascii="Times Roman" w:cs="Times Roman" w:hAnsi="Times Roman" w:eastAsia="Times Roman"/>
          <w:outline w:val="0"/>
          <w:color w:val="808080"/>
          <w:u w:color="808080"/>
          <w:shd w:val="clear" w:color="auto" w:fill="ffffff"/>
          <w14:textFill>
            <w14:solidFill>
              <w14:srgbClr w14:val="808080"/>
            </w14:solidFill>
          </w14:textFill>
        </w:rPr>
      </w:pPr>
    </w:p>
    <w:p>
      <w:pPr>
        <w:pStyle w:val="Default"/>
        <w:spacing w:before="0" w:after="281" w:line="240" w:lineRule="auto"/>
        <w:rPr>
          <w:del w:id="25" w:date="2026-04-20T05:00:00Z" w:author="Sayandip Samanta"/>
          <w:rFonts w:ascii="Times Roman" w:cs="Times Roman" w:hAnsi="Times Roman" w:eastAsia="Times Roman"/>
          <w:b w:val="1"/>
          <w:bCs w:val="1"/>
          <w:sz w:val="28"/>
          <w:szCs w:val="28"/>
          <w:shd w:val="clear" w:color="auto" w:fill="ffffff"/>
        </w:rPr>
      </w:pPr>
      <w:del w:id="26" w:date="2026-04-20T05:00:00Z" w:author="Sayandip Samanta">
        <w:r>
          <w:rPr>
            <w:rFonts w:ascii="Times Roman" w:hAnsi="Times Roman"/>
            <w:b w:val="1"/>
            <w:bCs w:val="1"/>
            <w:sz w:val="28"/>
            <w:szCs w:val="28"/>
            <w:shd w:val="clear" w:color="auto" w:fill="ffffff"/>
            <w:rtl w:val="0"/>
            <w:lang w:val="en-US"/>
          </w:rPr>
          <w:delText>2. Team Roles &amp; Responsibilities</w:delText>
        </w:r>
      </w:del>
    </w:p>
    <w:p>
      <w:pPr>
        <w:pStyle w:val="Default"/>
        <w:spacing w:before="0" w:line="240" w:lineRule="auto"/>
        <w:rPr>
          <w:rFonts w:ascii="Helvetica" w:cs="Helvetica" w:hAnsi="Helvetica" w:eastAsia="Helvetica"/>
          <w:outline w:val="0"/>
          <w:color w:val="000000"/>
          <w:sz w:val="22"/>
          <w:szCs w:val="22"/>
          <w:u w:color="000000"/>
          <w:shd w:val="clear" w:color="auto" w:fill="ffffff"/>
          <w14:textFill>
            <w14:solidFill>
              <w14:srgbClr w14:val="000000">
                <w14:alpha w14:val="15294"/>
              </w14:srgbClr>
            </w14:solidFill>
          </w14:textFill>
        </w:rPr>
      </w:pPr>
    </w:p>
    <w:p>
      <w:pPr>
        <w:pStyle w:val="Default"/>
        <w:spacing w:before="0" w:line="240" w:lineRule="auto"/>
        <w:rPr>
          <w:rFonts w:ascii="Times Roman" w:cs="Times Roman" w:hAnsi="Times Roman" w:eastAsia="Times Roman"/>
          <w:shd w:val="clear" w:color="auto" w:fill="ffffff"/>
        </w:rPr>
      </w:pPr>
    </w:p>
    <w:p>
      <w:pPr>
        <w:pStyle w:val="Default"/>
        <w:spacing w:before="0" w:line="240" w:lineRule="auto"/>
        <w:rPr>
          <w:rFonts w:ascii="Times Roman" w:cs="Times Roman" w:hAnsi="Times Roman" w:eastAsia="Times Roman"/>
          <w:outline w:val="0"/>
          <w:color w:val="808080"/>
          <w:u w:color="808080"/>
          <w:shd w:val="clear" w:color="auto" w:fill="ffffff"/>
          <w14:textFill>
            <w14:solidFill>
              <w14:srgbClr w14:val="808080"/>
            </w14:solidFill>
          </w14:textFill>
        </w:rPr>
      </w:pPr>
    </w:p>
    <w:p>
      <w:pPr>
        <w:pStyle w:val="Default"/>
        <w:spacing w:before="0" w:after="281" w:line="240" w:lineRule="auto"/>
        <w:rPr>
          <w:del w:id="27" w:date="2026-04-20T05:00:00Z" w:author="Sayandip Samanta"/>
          <w:rFonts w:ascii="Times Roman" w:cs="Times Roman" w:hAnsi="Times Roman" w:eastAsia="Times Roman"/>
          <w:b w:val="1"/>
          <w:bCs w:val="1"/>
          <w:sz w:val="28"/>
          <w:szCs w:val="28"/>
          <w:shd w:val="clear" w:color="auto" w:fill="ffffff"/>
        </w:rPr>
      </w:pPr>
      <w:del w:id="28" w:date="2026-04-20T05:00:00Z" w:author="Sayandip Samanta">
        <w:r>
          <w:rPr>
            <w:rFonts w:ascii="Times Roman" w:hAnsi="Times Roman"/>
            <w:b w:val="1"/>
            <w:bCs w:val="1"/>
            <w:sz w:val="28"/>
            <w:szCs w:val="28"/>
            <w:shd w:val="clear" w:color="auto" w:fill="ffffff"/>
            <w:rtl w:val="0"/>
            <w:lang w:val="en-US"/>
          </w:rPr>
          <w:delText>3. Project Timeline &amp; Milestones</w:delText>
        </w:r>
      </w:del>
    </w:p>
    <w:p>
      <w:pPr>
        <w:pStyle w:val="Default"/>
        <w:spacing w:before="0" w:after="281" w:line="240" w:lineRule="auto"/>
        <w:rPr>
          <w:rFonts w:ascii="Times Roman" w:cs="Times Roman" w:hAnsi="Times Roman" w:eastAsia="Times Roman"/>
          <w:b w:val="1"/>
          <w:bCs w:val="1"/>
          <w:sz w:val="28"/>
          <w:szCs w:val="28"/>
          <w:shd w:val="clear" w:color="auto" w:fill="ffffff"/>
        </w:rPr>
      </w:pPr>
    </w:p>
    <w:p>
      <w:pPr>
        <w:pStyle w:val="Default"/>
        <w:spacing w:before="0" w:after="240" w:line="240" w:lineRule="auto"/>
        <w:rPr>
          <w:rFonts w:ascii="Times Roman" w:cs="Times Roman" w:hAnsi="Times Roman" w:eastAsia="Times Roman"/>
          <w:shd w:val="clear" w:color="auto" w:fill="ffffff"/>
          <w:lang w:val="nl-NL"/>
        </w:rPr>
      </w:pPr>
      <w:r>
        <w:rPr>
          <w:rFonts w:ascii="Times Roman" w:hAnsi="Times Roman"/>
          <w:b w:val="1"/>
          <w:bCs w:val="1"/>
          <w:shd w:val="clear" w:color="auto" w:fill="ffffff"/>
          <w:rtl w:val="0"/>
          <w:lang w:val="nl-NL"/>
        </w:rPr>
        <w:t>Week 1</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Planned Tasks:</w:t>
      </w:r>
      <w:r>
        <w:rPr>
          <w:rFonts w:ascii="Times Roman" w:hAnsi="Times Roman"/>
          <w:shd w:val="clear" w:color="auto" w:fill="ffffff"/>
          <w:rtl w:val="0"/>
          <w:lang w:val="en-US"/>
        </w:rPr>
        <w:t xml:space="preserve"> Source all electronic parts, scavenge structural materials from scrap, and test the basic inputs/outputs on the ESP32.</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Completed Tasks:</w:t>
      </w:r>
      <w:r>
        <w:rPr>
          <w:rFonts w:ascii="Times Roman" w:hAnsi="Times Roman"/>
          <w:shd w:val="clear" w:color="auto" w:fill="ffffff"/>
          <w:rtl w:val="0"/>
          <w:lang w:val="en-US"/>
        </w:rPr>
        <w:t xml:space="preserve"> Gathered the servos, ESP32, and sensors. Wired a basic breadboard test for all the components-  PIR sensor to make sure it triggers correctly, Servo Motor, Sound sensor, Neo Pixel</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Challenges Faced:</w:t>
      </w:r>
      <w:r>
        <w:rPr>
          <w:rFonts w:ascii="Times Roman" w:hAnsi="Times Roman"/>
          <w:shd w:val="clear" w:color="auto" w:fill="ffffff"/>
          <w:rtl w:val="0"/>
          <w:lang w:val="en-US"/>
        </w:rPr>
        <w:t xml:space="preserve"> Defining basic logic and translating it into code. </w:t>
      </w:r>
    </w:p>
    <w:p>
      <w:pPr>
        <w:pStyle w:val="Default"/>
        <w:numPr>
          <w:ilvl w:val="0"/>
          <w:numId w:val="4"/>
        </w:numPr>
        <w:bidi w:val="0"/>
        <w:spacing w:before="0" w:after="240" w:line="240" w:lineRule="auto"/>
        <w:ind w:right="0"/>
        <w:jc w:val="left"/>
        <w:rPr>
          <w:rFonts w:ascii="Arial Unicode MS" w:hAnsi="Arial Unicode MS"/>
          <w:rtl w:val="0"/>
          <w:lang w:val="fr-FR"/>
        </w:rPr>
      </w:pPr>
      <w:r>
        <w:rPr>
          <w:rFonts w:ascii="Times Roman" w:hAnsi="Times Roman"/>
          <w:b w:val="1"/>
          <w:bCs w:val="1"/>
          <w:shd w:val="clear" w:color="auto" w:fill="ffffff"/>
          <w:rtl w:val="0"/>
          <w:lang w:val="fr-FR"/>
        </w:rPr>
        <w:t>Solutions:</w:t>
      </w:r>
      <w:r>
        <w:rPr>
          <w:rFonts w:ascii="Times Roman" w:hAnsi="Times Roman"/>
          <w:shd w:val="clear" w:color="auto" w:fill="ffffff"/>
          <w:rtl w:val="0"/>
          <w:lang w:val="en-US"/>
        </w:rPr>
        <w:t xml:space="preserve"> Revisited Github repository, polished understanding of micro python and proceeded with writing the code.</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Next Steps:</w:t>
      </w:r>
      <w:r>
        <w:rPr>
          <w:rFonts w:ascii="Times Roman" w:hAnsi="Times Roman"/>
          <w:shd w:val="clear" w:color="auto" w:fill="ffffff"/>
          <w:rtl w:val="0"/>
          <w:lang w:val="en-US"/>
        </w:rPr>
        <w:t xml:space="preserve"> Assemble the physical head mechanism and mount the eyelid/eyeball servos.</w:t>
      </w:r>
    </w:p>
    <w:p>
      <w:pPr>
        <w:pStyle w:val="Default"/>
        <w:spacing w:before="0" w:after="240" w:line="240" w:lineRule="auto"/>
        <w:rPr>
          <w:rFonts w:ascii="Times Roman" w:cs="Times Roman" w:hAnsi="Times Roman" w:eastAsia="Times Roman"/>
          <w:shd w:val="clear" w:color="auto" w:fill="ffffff"/>
          <w:lang w:val="nl-NL"/>
        </w:rPr>
      </w:pPr>
      <w:r>
        <w:rPr>
          <w:rFonts w:ascii="Times Roman" w:hAnsi="Times Roman"/>
          <w:b w:val="1"/>
          <w:bCs w:val="1"/>
          <w:shd w:val="clear" w:color="auto" w:fill="ffffff"/>
          <w:rtl w:val="0"/>
          <w:lang w:val="nl-NL"/>
        </w:rPr>
        <w:t>Week 2</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Planned Tasks:</w:t>
      </w:r>
      <w:r>
        <w:rPr>
          <w:rFonts w:ascii="Times Roman" w:hAnsi="Times Roman"/>
          <w:shd w:val="clear" w:color="auto" w:fill="ffffff"/>
          <w:rtl w:val="0"/>
          <w:lang w:val="en-US"/>
        </w:rPr>
        <w:t xml:space="preserve"> Build the physical robot body, get all 5 servos moving together, and add the sound sensor logic to the code.</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Completed Tasks:</w:t>
      </w:r>
      <w:r>
        <w:rPr>
          <w:rFonts w:ascii="Times Roman" w:hAnsi="Times Roman"/>
          <w:shd w:val="clear" w:color="auto" w:fill="ffffff"/>
          <w:rtl w:val="0"/>
          <w:lang w:val="en-US"/>
        </w:rPr>
        <w:t xml:space="preserve"> The physical assembly of the robot is mostly done. Wrote the main while-loop for the motion sensor to trigger the eyelids and eyes.</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Challenges Faced:</w:t>
      </w:r>
      <w:r>
        <w:rPr>
          <w:rFonts w:ascii="Times Roman" w:hAnsi="Times Roman"/>
          <w:shd w:val="clear" w:color="auto" w:fill="ffffff"/>
          <w:rtl w:val="0"/>
          <w:lang w:val="en-US"/>
        </w:rPr>
        <w:t xml:space="preserve"> The sound sensor wasn't triggering head movements. Our initial code used </w:t>
      </w:r>
      <w:r>
        <w:rPr>
          <w:rFonts w:ascii="Courier" w:hAnsi="Courier"/>
          <w:sz w:val="26"/>
          <w:szCs w:val="26"/>
          <w:shd w:val="clear" w:color="auto" w:fill="ffffff"/>
          <w:rtl w:val="0"/>
          <w:lang w:val="en-US"/>
        </w:rPr>
        <w:t>time.sleep(1.0)</w:t>
      </w:r>
      <w:r>
        <w:rPr>
          <w:rFonts w:ascii="Times Roman" w:hAnsi="Times Roman"/>
          <w:shd w:val="clear" w:color="auto" w:fill="ffffff"/>
          <w:rtl w:val="0"/>
          <w:lang w:val="en-US"/>
        </w:rPr>
        <w:t xml:space="preserve"> while the eyes moved, which completely blocked the ESP32 from reading the sound sensor during that window.</w:t>
      </w:r>
    </w:p>
    <w:p>
      <w:pPr>
        <w:pStyle w:val="Default"/>
        <w:numPr>
          <w:ilvl w:val="0"/>
          <w:numId w:val="4"/>
        </w:numPr>
        <w:bidi w:val="0"/>
        <w:spacing w:before="0" w:after="240" w:line="240" w:lineRule="auto"/>
        <w:ind w:right="0"/>
        <w:jc w:val="left"/>
        <w:rPr>
          <w:rFonts w:ascii="Arial Unicode MS" w:hAnsi="Arial Unicode MS"/>
          <w:rtl w:val="0"/>
          <w:lang w:val="fr-FR"/>
        </w:rPr>
      </w:pPr>
      <w:r>
        <w:rPr>
          <w:rFonts w:ascii="Times Roman" w:hAnsi="Times Roman"/>
          <w:b w:val="1"/>
          <w:bCs w:val="1"/>
          <w:shd w:val="clear" w:color="auto" w:fill="ffffff"/>
          <w:rtl w:val="0"/>
          <w:lang w:val="fr-FR"/>
        </w:rPr>
        <w:t>Solutions:</w:t>
      </w:r>
      <w:r>
        <w:rPr>
          <w:rFonts w:ascii="Times Roman" w:hAnsi="Times Roman"/>
          <w:shd w:val="clear" w:color="auto" w:fill="ffffff"/>
          <w:rtl w:val="0"/>
          <w:lang w:val="en-US"/>
        </w:rPr>
        <w:t xml:space="preserve"> We rewrote the delay as a custom polling loop using </w:t>
      </w:r>
      <w:r>
        <w:rPr>
          <w:rFonts w:ascii="Courier" w:hAnsi="Courier"/>
          <w:sz w:val="26"/>
          <w:szCs w:val="26"/>
          <w:shd w:val="clear" w:color="auto" w:fill="ffffff"/>
          <w:rtl w:val="0"/>
          <w:lang w:val="en-US"/>
        </w:rPr>
        <w:t>time.ticks_ms()</w:t>
      </w:r>
      <w:r>
        <w:rPr>
          <w:rFonts w:ascii="Times Roman" w:hAnsi="Times Roman"/>
          <w:shd w:val="clear" w:color="auto" w:fill="ffffff"/>
          <w:rtl w:val="0"/>
          <w:lang w:val="en-US"/>
        </w:rPr>
        <w:t>. Now, it checks the sound sensor constantly while the eyes are scanning, allowing for instant head-turn reactions.</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Next Steps:</w:t>
      </w:r>
      <w:r>
        <w:rPr>
          <w:rFonts w:ascii="Times Roman" w:hAnsi="Times Roman"/>
          <w:shd w:val="clear" w:color="auto" w:fill="ffffff"/>
          <w:rtl w:val="0"/>
          <w:lang w:val="en-US"/>
        </w:rPr>
        <w:t xml:space="preserve"> Tune the eyelid angles so they don't jam, and add the NeoPixel green/red status lights.</w:t>
      </w:r>
    </w:p>
    <w:p>
      <w:pPr>
        <w:pStyle w:val="Default"/>
        <w:spacing w:before="0" w:after="240" w:line="240" w:lineRule="auto"/>
        <w:rPr>
          <w:rFonts w:ascii="Times Roman" w:cs="Times Roman" w:hAnsi="Times Roman" w:eastAsia="Times Roman"/>
          <w:shd w:val="clear" w:color="auto" w:fill="ffffff"/>
          <w:lang w:val="nl-NL"/>
        </w:rPr>
      </w:pPr>
      <w:r>
        <w:rPr>
          <w:rFonts w:ascii="Times Roman" w:hAnsi="Times Roman"/>
          <w:b w:val="1"/>
          <w:bCs w:val="1"/>
          <w:shd w:val="clear" w:color="auto" w:fill="ffffff"/>
          <w:rtl w:val="0"/>
          <w:lang w:val="nl-NL"/>
        </w:rPr>
        <w:t>Week 3</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Planned Tasks:</w:t>
      </w:r>
      <w:r>
        <w:rPr>
          <w:rFonts w:ascii="Times Roman" w:hAnsi="Times Roman"/>
          <w:shd w:val="clear" w:color="auto" w:fill="ffffff"/>
          <w:rtl w:val="0"/>
          <w:lang w:val="en-US"/>
        </w:rPr>
        <w:t xml:space="preserve"> Final polish, fix jerky mechanical movements, and finish the project documentation.</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Completed Tasks:</w:t>
      </w:r>
      <w:r>
        <w:rPr>
          <w:rFonts w:ascii="Times Roman" w:hAnsi="Times Roman"/>
          <w:shd w:val="clear" w:color="auto" w:fill="ffffff"/>
          <w:rtl w:val="0"/>
          <w:lang w:val="en-US"/>
        </w:rPr>
        <w:t xml:space="preserve"> Dialed in the exact PWM angles for open (102</w:t>
      </w:r>
      <w:r>
        <w:rPr>
          <w:rFonts w:ascii="Times Roman" w:hAnsi="Times Roman" w:hint="default"/>
          <w:shd w:val="clear" w:color="auto" w:fill="ffffff"/>
          <w:rtl w:val="0"/>
          <w:lang w:val="it-IT"/>
        </w:rPr>
        <w:t>°</w:t>
      </w:r>
      <w:r>
        <w:rPr>
          <w:rFonts w:ascii="Times Roman" w:hAnsi="Times Roman"/>
          <w:shd w:val="clear" w:color="auto" w:fill="ffffff"/>
          <w:rtl w:val="0"/>
          <w:lang w:val="en-US"/>
        </w:rPr>
        <w:t>) and closed (75</w:t>
      </w:r>
      <w:r>
        <w:rPr>
          <w:rFonts w:ascii="Times Roman" w:hAnsi="Times Roman" w:hint="default"/>
          <w:shd w:val="clear" w:color="auto" w:fill="ffffff"/>
          <w:rtl w:val="0"/>
          <w:lang w:val="it-IT"/>
        </w:rPr>
        <w:t>°</w:t>
      </w:r>
      <w:r>
        <w:rPr>
          <w:rFonts w:ascii="Times Roman" w:hAnsi="Times Roman"/>
          <w:shd w:val="clear" w:color="auto" w:fill="ffffff"/>
          <w:rtl w:val="0"/>
          <w:lang w:val="en-US"/>
        </w:rPr>
        <w:t>) lids. Finished the system block diagrams and logic flowcharts and final documentation.</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Challenges Faced:</w:t>
      </w:r>
      <w:r>
        <w:rPr>
          <w:rFonts w:ascii="Times Roman" w:hAnsi="Times Roman"/>
          <w:shd w:val="clear" w:color="auto" w:fill="ffffff"/>
          <w:rtl w:val="0"/>
          <w:lang w:val="en-US"/>
        </w:rPr>
        <w:t xml:space="preserve"> The eyes, neopixel and head movements were not coordinated as necessary as a result it resulted in structural failures multiple times. </w:t>
      </w:r>
    </w:p>
    <w:p>
      <w:pPr>
        <w:pStyle w:val="Default"/>
        <w:numPr>
          <w:ilvl w:val="0"/>
          <w:numId w:val="4"/>
        </w:numPr>
        <w:bidi w:val="0"/>
        <w:spacing w:before="0" w:after="240" w:line="240" w:lineRule="auto"/>
        <w:ind w:right="0"/>
        <w:jc w:val="left"/>
        <w:rPr>
          <w:rFonts w:ascii="Arial Unicode MS" w:hAnsi="Arial Unicode MS"/>
          <w:rtl w:val="0"/>
          <w:lang w:val="fr-FR"/>
        </w:rPr>
      </w:pPr>
      <w:r>
        <w:rPr>
          <w:rFonts w:ascii="Times Roman" w:hAnsi="Times Roman"/>
          <w:b w:val="1"/>
          <w:bCs w:val="1"/>
          <w:shd w:val="clear" w:color="auto" w:fill="ffffff"/>
          <w:rtl w:val="0"/>
          <w:lang w:val="fr-FR"/>
        </w:rPr>
        <w:t>Solutions:</w:t>
      </w:r>
      <w:r>
        <w:rPr>
          <w:rFonts w:ascii="Times Roman" w:hAnsi="Times Roman"/>
          <w:shd w:val="clear" w:color="auto" w:fill="ffffff"/>
          <w:rtl w:val="0"/>
          <w:lang w:val="en-US"/>
        </w:rPr>
        <w:t xml:space="preserve"> Revisited and fixed the code, multiple trial and errors.</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shd w:val="clear" w:color="auto" w:fill="ffffff"/>
          <w:rtl w:val="0"/>
          <w:lang w:val="en-US"/>
        </w:rPr>
        <w:t>Next Steps:</w:t>
      </w:r>
      <w:r>
        <w:rPr>
          <w:rFonts w:ascii="Times Roman" w:hAnsi="Times Roman"/>
          <w:shd w:val="clear" w:color="auto" w:fill="ffffff"/>
          <w:rtl w:val="0"/>
          <w:lang w:val="en-US"/>
        </w:rPr>
        <w:t xml:space="preserve"> Project is fully functional and ready for final presentation.</w:t>
      </w:r>
      <w:r>
        <w:rPr>
          <w:rFonts w:ascii="Arial Unicode MS" w:cs="Arial Unicode MS" w:hAnsi="Arial Unicode MS" w:eastAsia="Arial Unicode MS"/>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Times Roman">
    <w:charset w:val="00"/>
    <w:family w:val="roman"/>
    <w:pitch w:val="default"/>
  </w:font>
  <w:font w:name="Helvetic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9"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